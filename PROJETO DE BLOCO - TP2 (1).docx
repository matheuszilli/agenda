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FCAA6" w14:textId="77777777" w:rsidR="000A1037" w:rsidRPr="007926B6" w:rsidRDefault="00000000">
      <w:pPr>
        <w:jc w:val="center"/>
        <w:rPr>
          <w:rFonts w:ascii="Times New Roman" w:hAnsi="Times New Roman" w:cs="Times New Roman"/>
          <w:sz w:val="48"/>
          <w:szCs w:val="48"/>
        </w:rPr>
      </w:pPr>
      <w:r w:rsidRPr="007926B6">
        <w:rPr>
          <w:rFonts w:ascii="Times New Roman" w:hAnsi="Times New Roman" w:cs="Times New Roman"/>
          <w:sz w:val="48"/>
          <w:szCs w:val="48"/>
        </w:rPr>
        <w:t>PROJETO DE BLOCO</w:t>
      </w:r>
      <w:r w:rsidRPr="007926B6">
        <w:rPr>
          <w:rFonts w:ascii="Times New Roman" w:hAnsi="Times New Roman" w:cs="Times New Roman"/>
          <w:sz w:val="48"/>
          <w:szCs w:val="48"/>
        </w:rPr>
        <w:br/>
        <w:t>DOCUMENTO DO PROJETO</w:t>
      </w:r>
    </w:p>
    <w:p w14:paraId="474E22F6" w14:textId="77777777" w:rsidR="000A1037" w:rsidRPr="007926B6" w:rsidRDefault="000A1037">
      <w:pPr>
        <w:jc w:val="center"/>
        <w:rPr>
          <w:rFonts w:ascii="Times New Roman" w:hAnsi="Times New Roman" w:cs="Times New Roman"/>
          <w:sz w:val="48"/>
          <w:szCs w:val="48"/>
        </w:rPr>
      </w:pPr>
    </w:p>
    <w:p w14:paraId="1BA01D59" w14:textId="77777777" w:rsidR="000A1037" w:rsidRPr="007926B6" w:rsidRDefault="00000000">
      <w:pPr>
        <w:rPr>
          <w:rFonts w:ascii="Times New Roman" w:hAnsi="Times New Roman" w:cs="Times New Roman"/>
          <w:sz w:val="22"/>
          <w:szCs w:val="22"/>
        </w:rPr>
      </w:pPr>
      <w:r w:rsidRPr="007926B6">
        <w:rPr>
          <w:rFonts w:ascii="Times New Roman" w:hAnsi="Times New Roman" w:cs="Times New Roman"/>
          <w:sz w:val="22"/>
          <w:szCs w:val="22"/>
        </w:rPr>
        <w:t>Nome do Projeto:</w:t>
      </w:r>
      <w:r w:rsidRPr="007926B6">
        <w:rPr>
          <w:rFonts w:ascii="Times New Roman" w:hAnsi="Times New Roman" w:cs="Times New Roman"/>
          <w:sz w:val="22"/>
          <w:szCs w:val="22"/>
        </w:rPr>
        <w:br/>
        <w:t>Agenda para Clínicas de Estética</w:t>
      </w:r>
      <w:r w:rsidRPr="007926B6">
        <w:rPr>
          <w:rFonts w:ascii="Times New Roman" w:hAnsi="Times New Roman" w:cs="Times New Roman"/>
          <w:sz w:val="22"/>
          <w:szCs w:val="22"/>
        </w:rPr>
        <w:br/>
      </w:r>
      <w:r w:rsidRPr="007926B6">
        <w:rPr>
          <w:rFonts w:ascii="Times New Roman" w:hAnsi="Times New Roman" w:cs="Times New Roman"/>
          <w:sz w:val="22"/>
          <w:szCs w:val="22"/>
        </w:rPr>
        <w:br/>
        <w:t>Membros:</w:t>
      </w:r>
      <w:r w:rsidRPr="007926B6">
        <w:rPr>
          <w:rFonts w:ascii="Times New Roman" w:hAnsi="Times New Roman" w:cs="Times New Roman"/>
          <w:sz w:val="22"/>
          <w:szCs w:val="22"/>
        </w:rPr>
        <w:br/>
        <w:t xml:space="preserve">Matheus Zilli: </w:t>
      </w:r>
      <w:hyperlink r:id="rId6">
        <w:r w:rsidR="000A1037" w:rsidRPr="007926B6">
          <w:rPr>
            <w:rFonts w:ascii="Times New Roman" w:hAnsi="Times New Roman" w:cs="Times New Roman"/>
            <w:color w:val="467886"/>
            <w:sz w:val="22"/>
            <w:szCs w:val="22"/>
            <w:u w:val="single"/>
          </w:rPr>
          <w:t>matheus.zilli@al.infnet.edu.br</w:t>
        </w:r>
      </w:hyperlink>
    </w:p>
    <w:p w14:paraId="68929AF9" w14:textId="77777777" w:rsidR="000A1037" w:rsidRPr="007926B6" w:rsidRDefault="00000000">
      <w:pPr>
        <w:rPr>
          <w:rFonts w:ascii="Times New Roman" w:hAnsi="Times New Roman" w:cs="Times New Roman"/>
          <w:sz w:val="22"/>
          <w:szCs w:val="22"/>
        </w:rPr>
      </w:pPr>
      <w:r w:rsidRPr="007926B6">
        <w:rPr>
          <w:rFonts w:ascii="Times New Roman" w:hAnsi="Times New Roman" w:cs="Times New Roman"/>
          <w:sz w:val="22"/>
          <w:szCs w:val="22"/>
        </w:rPr>
        <w:t xml:space="preserve">Paulo Eduardo Zamboni: </w:t>
      </w:r>
      <w:hyperlink r:id="rId7">
        <w:r w:rsidR="000A1037" w:rsidRPr="007926B6">
          <w:rPr>
            <w:rFonts w:ascii="Times New Roman" w:hAnsi="Times New Roman" w:cs="Times New Roman"/>
            <w:color w:val="467886"/>
            <w:sz w:val="22"/>
            <w:szCs w:val="22"/>
            <w:u w:val="single"/>
          </w:rPr>
          <w:t>Paulo.zamboni@al.infnet.edu.br</w:t>
        </w:r>
      </w:hyperlink>
      <w:r w:rsidRPr="007926B6">
        <w:rPr>
          <w:rFonts w:ascii="Times New Roman" w:hAnsi="Times New Roman" w:cs="Times New Roman"/>
          <w:sz w:val="22"/>
          <w:szCs w:val="22"/>
        </w:rPr>
        <w:br/>
      </w:r>
      <w:r w:rsidRPr="007926B6">
        <w:rPr>
          <w:rFonts w:ascii="Times New Roman" w:hAnsi="Times New Roman" w:cs="Times New Roman"/>
          <w:sz w:val="22"/>
          <w:szCs w:val="22"/>
        </w:rPr>
        <w:br/>
      </w:r>
      <w:r w:rsidRPr="007926B6">
        <w:rPr>
          <w:rFonts w:ascii="Times New Roman" w:hAnsi="Times New Roman" w:cs="Times New Roman"/>
          <w:sz w:val="22"/>
          <w:szCs w:val="22"/>
        </w:rPr>
        <w:br/>
        <w:t>Link GitHub:</w:t>
      </w:r>
      <w:r w:rsidRPr="007926B6">
        <w:rPr>
          <w:rFonts w:ascii="Times New Roman" w:hAnsi="Times New Roman" w:cs="Times New Roman"/>
          <w:sz w:val="22"/>
          <w:szCs w:val="22"/>
        </w:rPr>
        <w:br/>
      </w:r>
      <w:hyperlink r:id="rId8">
        <w:r w:rsidR="000A1037" w:rsidRPr="007926B6">
          <w:rPr>
            <w:rFonts w:ascii="Times New Roman" w:hAnsi="Times New Roman" w:cs="Times New Roman"/>
            <w:color w:val="1155CC"/>
            <w:sz w:val="22"/>
            <w:szCs w:val="22"/>
            <w:u w:val="single"/>
          </w:rPr>
          <w:t>https://github.com/matheuszilli/agenda</w:t>
        </w:r>
      </w:hyperlink>
      <w:r w:rsidRPr="007926B6">
        <w:rPr>
          <w:rFonts w:ascii="Times New Roman" w:hAnsi="Times New Roman" w:cs="Times New Roman"/>
          <w:sz w:val="22"/>
          <w:szCs w:val="22"/>
        </w:rPr>
        <w:br/>
      </w:r>
      <w:r w:rsidRPr="007926B6">
        <w:rPr>
          <w:rFonts w:ascii="Times New Roman" w:hAnsi="Times New Roman" w:cs="Times New Roman"/>
          <w:sz w:val="22"/>
          <w:szCs w:val="22"/>
        </w:rPr>
        <w:br/>
        <w:t>Linguagem do Projeto: JAVA</w:t>
      </w:r>
    </w:p>
    <w:p w14:paraId="5B5032C6" w14:textId="77777777" w:rsidR="000A1037" w:rsidRPr="007926B6" w:rsidRDefault="000A1037">
      <w:pPr>
        <w:spacing w:line="240" w:lineRule="auto"/>
        <w:rPr>
          <w:rFonts w:ascii="Times New Roman" w:hAnsi="Times New Roman" w:cs="Times New Roman"/>
          <w:sz w:val="22"/>
          <w:szCs w:val="22"/>
        </w:rPr>
      </w:pPr>
    </w:p>
    <w:p w14:paraId="2EB8BA7C" w14:textId="77777777" w:rsidR="000A1037" w:rsidRPr="007926B6" w:rsidRDefault="000A1037">
      <w:pPr>
        <w:spacing w:line="240" w:lineRule="auto"/>
        <w:rPr>
          <w:rFonts w:ascii="Times New Roman" w:hAnsi="Times New Roman" w:cs="Times New Roman"/>
          <w:sz w:val="22"/>
          <w:szCs w:val="22"/>
        </w:rPr>
      </w:pPr>
    </w:p>
    <w:p w14:paraId="7FD6F7BE" w14:textId="77777777" w:rsidR="000A1037" w:rsidRPr="007926B6" w:rsidRDefault="000A1037">
      <w:pPr>
        <w:spacing w:line="240" w:lineRule="auto"/>
        <w:rPr>
          <w:rFonts w:ascii="Times New Roman" w:hAnsi="Times New Roman" w:cs="Times New Roman"/>
          <w:sz w:val="22"/>
          <w:szCs w:val="22"/>
        </w:rPr>
      </w:pPr>
    </w:p>
    <w:p w14:paraId="74EB25E9" w14:textId="77777777" w:rsidR="000A1037" w:rsidRPr="007926B6" w:rsidRDefault="000A1037">
      <w:pPr>
        <w:spacing w:line="240" w:lineRule="auto"/>
        <w:rPr>
          <w:rFonts w:ascii="Times New Roman" w:hAnsi="Times New Roman" w:cs="Times New Roman"/>
          <w:sz w:val="22"/>
          <w:szCs w:val="22"/>
        </w:rPr>
      </w:pPr>
    </w:p>
    <w:p w14:paraId="7C1A5F71" w14:textId="77777777" w:rsidR="000A1037" w:rsidRPr="007926B6" w:rsidRDefault="00000000">
      <w:pPr>
        <w:spacing w:line="240" w:lineRule="auto"/>
        <w:rPr>
          <w:rFonts w:ascii="Times New Roman" w:hAnsi="Times New Roman" w:cs="Times New Roman"/>
          <w:sz w:val="22"/>
          <w:szCs w:val="22"/>
        </w:rPr>
      </w:pPr>
      <w:r w:rsidRPr="007926B6">
        <w:rPr>
          <w:rFonts w:ascii="Times New Roman" w:hAnsi="Times New Roman" w:cs="Times New Roman"/>
          <w:sz w:val="22"/>
          <w:szCs w:val="22"/>
        </w:rPr>
        <w:br/>
      </w:r>
    </w:p>
    <w:p w14:paraId="1ACC5F60" w14:textId="77777777" w:rsidR="000A1037" w:rsidRPr="007926B6" w:rsidRDefault="000A1037">
      <w:pPr>
        <w:spacing w:line="240" w:lineRule="auto"/>
        <w:rPr>
          <w:rFonts w:ascii="Times New Roman" w:hAnsi="Times New Roman" w:cs="Times New Roman"/>
          <w:sz w:val="22"/>
          <w:szCs w:val="22"/>
        </w:rPr>
      </w:pPr>
    </w:p>
    <w:p w14:paraId="2D7399F4" w14:textId="77777777" w:rsidR="000A1037" w:rsidRPr="007926B6" w:rsidRDefault="00000000">
      <w:pPr>
        <w:spacing w:line="240" w:lineRule="auto"/>
        <w:rPr>
          <w:rFonts w:ascii="Times New Roman" w:hAnsi="Times New Roman" w:cs="Times New Roman"/>
          <w:sz w:val="22"/>
          <w:szCs w:val="22"/>
        </w:rPr>
      </w:pPr>
      <w:r w:rsidRPr="007926B6">
        <w:rPr>
          <w:rFonts w:ascii="Times New Roman" w:hAnsi="Times New Roman" w:cs="Times New Roman"/>
          <w:sz w:val="22"/>
          <w:szCs w:val="22"/>
        </w:rPr>
        <w:br/>
      </w:r>
    </w:p>
    <w:p w14:paraId="46E5E255" w14:textId="77777777" w:rsidR="000A1037" w:rsidRPr="007926B6" w:rsidRDefault="000A1037">
      <w:pPr>
        <w:spacing w:line="240" w:lineRule="auto"/>
        <w:rPr>
          <w:rFonts w:ascii="Times New Roman" w:hAnsi="Times New Roman" w:cs="Times New Roman"/>
          <w:sz w:val="22"/>
          <w:szCs w:val="22"/>
        </w:rPr>
      </w:pPr>
    </w:p>
    <w:p w14:paraId="7C28B5A9" w14:textId="77777777" w:rsidR="000A1037" w:rsidRPr="007926B6" w:rsidRDefault="000A1037">
      <w:pPr>
        <w:spacing w:line="240" w:lineRule="auto"/>
        <w:rPr>
          <w:rFonts w:ascii="Times New Roman" w:hAnsi="Times New Roman" w:cs="Times New Roman"/>
          <w:sz w:val="22"/>
          <w:szCs w:val="22"/>
        </w:rPr>
      </w:pPr>
    </w:p>
    <w:p w14:paraId="40CE0BFB" w14:textId="77777777" w:rsidR="000A1037" w:rsidRPr="007926B6" w:rsidRDefault="000A1037">
      <w:pPr>
        <w:spacing w:line="240" w:lineRule="auto"/>
        <w:rPr>
          <w:rFonts w:ascii="Times New Roman" w:hAnsi="Times New Roman" w:cs="Times New Roman"/>
          <w:sz w:val="22"/>
          <w:szCs w:val="22"/>
        </w:rPr>
      </w:pPr>
    </w:p>
    <w:p w14:paraId="3BAE7220" w14:textId="77777777" w:rsidR="000A1037" w:rsidRPr="007926B6" w:rsidRDefault="000A1037">
      <w:pPr>
        <w:spacing w:line="240" w:lineRule="auto"/>
        <w:rPr>
          <w:rFonts w:ascii="Times New Roman" w:hAnsi="Times New Roman" w:cs="Times New Roman"/>
          <w:sz w:val="22"/>
          <w:szCs w:val="22"/>
        </w:rPr>
      </w:pPr>
    </w:p>
    <w:p w14:paraId="2E5D1C94" w14:textId="77777777" w:rsidR="000A1037" w:rsidRPr="007926B6" w:rsidRDefault="000A1037">
      <w:pPr>
        <w:spacing w:line="240" w:lineRule="auto"/>
        <w:rPr>
          <w:rFonts w:ascii="Times New Roman" w:hAnsi="Times New Roman" w:cs="Times New Roman"/>
          <w:sz w:val="22"/>
          <w:szCs w:val="22"/>
        </w:rPr>
      </w:pPr>
    </w:p>
    <w:p w14:paraId="451E2345" w14:textId="77777777" w:rsidR="000A1037" w:rsidRPr="007926B6" w:rsidRDefault="000A1037">
      <w:pPr>
        <w:spacing w:line="240" w:lineRule="auto"/>
        <w:rPr>
          <w:rFonts w:ascii="Times New Roman" w:hAnsi="Times New Roman" w:cs="Times New Roman"/>
          <w:sz w:val="22"/>
          <w:szCs w:val="22"/>
        </w:rPr>
      </w:pPr>
    </w:p>
    <w:p w14:paraId="303BEF2D" w14:textId="77777777" w:rsidR="000A1037" w:rsidRPr="007926B6" w:rsidRDefault="00000000">
      <w:pPr>
        <w:pStyle w:val="Ttulo2"/>
        <w:spacing w:line="240" w:lineRule="auto"/>
        <w:rPr>
          <w:rFonts w:ascii="Times New Roman" w:hAnsi="Times New Roman" w:cs="Times New Roman"/>
        </w:rPr>
      </w:pPr>
      <w:bookmarkStart w:id="0" w:name="_heading=h.kgh5u83n1tjy" w:colFirst="0" w:colLast="0"/>
      <w:bookmarkEnd w:id="0"/>
      <w:proofErr w:type="spellStart"/>
      <w:r w:rsidRPr="007926B6">
        <w:rPr>
          <w:rFonts w:ascii="Times New Roman" w:hAnsi="Times New Roman" w:cs="Times New Roman"/>
        </w:rPr>
        <w:lastRenderedPageBreak/>
        <w:t>Sintese</w:t>
      </w:r>
      <w:proofErr w:type="spellEnd"/>
      <w:r w:rsidRPr="007926B6">
        <w:rPr>
          <w:rFonts w:ascii="Times New Roman" w:hAnsi="Times New Roman" w:cs="Times New Roman"/>
        </w:rPr>
        <w:t xml:space="preserve"> do Sistema</w:t>
      </w:r>
    </w:p>
    <w:p w14:paraId="323BF7EA" w14:textId="180C7EBA" w:rsidR="004B37CD" w:rsidRPr="007926B6" w:rsidRDefault="004B37CD" w:rsidP="004B37CD">
      <w:pPr>
        <w:pStyle w:val="p1"/>
      </w:pPr>
      <w:bookmarkStart w:id="1" w:name="_heading=h.5vthfjq4veir" w:colFirst="0" w:colLast="0"/>
      <w:bookmarkEnd w:id="1"/>
      <w:r w:rsidRPr="007926B6">
        <w:t>O Sistema Agenda para Clínicas de Estética é uma aplicação desenvolvida em Java, com o objetivo de centralizar e automatizar o fluxo de atendimento aos clientes, sem perder o aspecto humanizado do serviço. Ele permite que os clientes realizem seus próprios agendamentos de forma autônoma, enquanto recepcionistas e profissionais têm acesso facilitado às informações de agenda.</w:t>
      </w:r>
    </w:p>
    <w:p w14:paraId="41A2A792" w14:textId="77777777" w:rsidR="004B37CD" w:rsidRPr="007926B6" w:rsidRDefault="004B37CD" w:rsidP="004B37CD">
      <w:pPr>
        <w:pStyle w:val="p1"/>
      </w:pPr>
      <w:r w:rsidRPr="007926B6">
        <w:t>A solução oferece um gerenciamento completo de agendamentos para clínicas e consultórios, controlando desde a estrutura organizacional (empresas e filiais) até os agendamentos individuais. Estão incluídas funcionalidades como: gestão de profissionais, pacientes, serviços, recursos físicos (salas e cadeiras), horários de funcionamento, disponibilidade, confirmações de agendamento, controle de comanda e caixa, registro de documentos e prontuários médicos. Dessa forma, garante-se uma operação eficiente, organizada e adaptada às necessidades do dia a dia da clínica.</w:t>
      </w:r>
    </w:p>
    <w:p w14:paraId="5A9C2E2E" w14:textId="77777777" w:rsidR="004B37CD" w:rsidRPr="007926B6" w:rsidRDefault="004B37CD" w:rsidP="004B37CD">
      <w:pPr>
        <w:pStyle w:val="whitespace-normal"/>
      </w:pPr>
      <w:r w:rsidRPr="007926B6">
        <w:rPr>
          <w:rStyle w:val="Forte"/>
        </w:rPr>
        <w:t>Principais características:</w:t>
      </w:r>
    </w:p>
    <w:p w14:paraId="34A4845C" w14:textId="77777777" w:rsidR="004B37CD" w:rsidRPr="007926B6" w:rsidRDefault="004B37CD" w:rsidP="004B37CD">
      <w:pPr>
        <w:pStyle w:val="whitespace-normal"/>
        <w:numPr>
          <w:ilvl w:val="0"/>
          <w:numId w:val="5"/>
        </w:numPr>
      </w:pPr>
      <w:r w:rsidRPr="007926B6">
        <w:t>Suporte a múltiplas empresas e filiais</w:t>
      </w:r>
    </w:p>
    <w:p w14:paraId="26769B9C" w14:textId="77777777" w:rsidR="004B37CD" w:rsidRPr="007926B6" w:rsidRDefault="004B37CD" w:rsidP="004B37CD">
      <w:pPr>
        <w:pStyle w:val="whitespace-normal"/>
        <w:numPr>
          <w:ilvl w:val="0"/>
          <w:numId w:val="5"/>
        </w:numPr>
      </w:pPr>
      <w:r w:rsidRPr="007926B6">
        <w:t>Controle de horários de funcionamento flexível</w:t>
      </w:r>
    </w:p>
    <w:p w14:paraId="2F3C6F83" w14:textId="77777777" w:rsidR="004B37CD" w:rsidRPr="007926B6" w:rsidRDefault="004B37CD" w:rsidP="004B37CD">
      <w:pPr>
        <w:pStyle w:val="whitespace-normal"/>
        <w:numPr>
          <w:ilvl w:val="0"/>
          <w:numId w:val="5"/>
        </w:numPr>
      </w:pPr>
      <w:r w:rsidRPr="007926B6">
        <w:t>Verificação de disponibilidade em tempo real</w:t>
      </w:r>
    </w:p>
    <w:p w14:paraId="3C8EC523" w14:textId="77777777" w:rsidR="004B37CD" w:rsidRPr="007926B6" w:rsidRDefault="004B37CD" w:rsidP="004B37CD">
      <w:pPr>
        <w:pStyle w:val="whitespace-normal"/>
        <w:numPr>
          <w:ilvl w:val="0"/>
          <w:numId w:val="5"/>
        </w:numPr>
      </w:pPr>
      <w:r w:rsidRPr="007926B6">
        <w:t>Gestão de recursos físicos (salas/cadeiras)</w:t>
      </w:r>
    </w:p>
    <w:p w14:paraId="4C2DB3AB" w14:textId="77777777" w:rsidR="004B37CD" w:rsidRPr="007926B6" w:rsidRDefault="004B37CD" w:rsidP="004B37CD">
      <w:pPr>
        <w:pStyle w:val="whitespace-normal"/>
        <w:numPr>
          <w:ilvl w:val="0"/>
          <w:numId w:val="5"/>
        </w:numPr>
      </w:pPr>
      <w:r w:rsidRPr="007926B6">
        <w:t>Controle de pagamentos e pré-pagamentos</w:t>
      </w:r>
    </w:p>
    <w:p w14:paraId="10528CCD" w14:textId="77777777" w:rsidR="004B37CD" w:rsidRPr="007926B6" w:rsidRDefault="004B37CD" w:rsidP="004B37CD">
      <w:pPr>
        <w:pStyle w:val="whitespace-normal"/>
        <w:numPr>
          <w:ilvl w:val="0"/>
          <w:numId w:val="5"/>
        </w:numPr>
      </w:pPr>
      <w:r w:rsidRPr="007926B6">
        <w:t>Prontuários médicos eletrônicos</w:t>
      </w:r>
    </w:p>
    <w:p w14:paraId="49F05A9B" w14:textId="77777777" w:rsidR="004B37CD" w:rsidRPr="007926B6" w:rsidRDefault="004B37CD" w:rsidP="004B37CD">
      <w:pPr>
        <w:pStyle w:val="whitespace-normal"/>
        <w:numPr>
          <w:ilvl w:val="0"/>
          <w:numId w:val="5"/>
        </w:numPr>
      </w:pPr>
      <w:r w:rsidRPr="007926B6">
        <w:t>API REST para integração</w:t>
      </w:r>
    </w:p>
    <w:p w14:paraId="24D0C6C0" w14:textId="77777777" w:rsidR="004B37CD" w:rsidRPr="007926B6" w:rsidRDefault="004B37CD" w:rsidP="004B37CD">
      <w:pPr>
        <w:pStyle w:val="whitespace-normal"/>
        <w:numPr>
          <w:ilvl w:val="0"/>
          <w:numId w:val="5"/>
        </w:numPr>
      </w:pPr>
      <w:r w:rsidRPr="007926B6">
        <w:t>Controle de usuários e permissões</w:t>
      </w:r>
    </w:p>
    <w:p w14:paraId="45DA096D" w14:textId="77777777" w:rsidR="000A1037" w:rsidRPr="007926B6" w:rsidRDefault="000A1037">
      <w:pPr>
        <w:pStyle w:val="Ttulo2"/>
        <w:spacing w:line="240" w:lineRule="auto"/>
        <w:rPr>
          <w:rFonts w:ascii="Times New Roman" w:hAnsi="Times New Roman" w:cs="Times New Roman"/>
        </w:rPr>
      </w:pPr>
    </w:p>
    <w:p w14:paraId="58A866CC" w14:textId="77777777" w:rsidR="000A1037" w:rsidRPr="007926B6" w:rsidRDefault="00000000">
      <w:pPr>
        <w:pStyle w:val="Ttulo2"/>
        <w:spacing w:line="240" w:lineRule="auto"/>
        <w:rPr>
          <w:rFonts w:ascii="Times New Roman" w:hAnsi="Times New Roman" w:cs="Times New Roman"/>
        </w:rPr>
      </w:pPr>
      <w:bookmarkStart w:id="2" w:name="_heading=h.tk97wmn77si2" w:colFirst="0" w:colLast="0"/>
      <w:bookmarkEnd w:id="2"/>
      <w:r w:rsidRPr="007926B6">
        <w:rPr>
          <w:rFonts w:ascii="Times New Roman" w:hAnsi="Times New Roman" w:cs="Times New Roman"/>
        </w:rPr>
        <w:t>Cenário a ser explorado</w:t>
      </w:r>
    </w:p>
    <w:p w14:paraId="1249E52A" w14:textId="77777777" w:rsidR="004B37CD" w:rsidRPr="007926B6" w:rsidRDefault="004B37CD" w:rsidP="004B37CD">
      <w:pPr>
        <w:pStyle w:val="whitespace-normal"/>
      </w:pPr>
      <w:r w:rsidRPr="007926B6">
        <w:t>Nossa clínica de estética precisa de uma solução que facilite o dia a dia de agendamentos e atenda tanto aos clientes quantos aos profissionais que trabalham conosco. Atualmente, lidamos com duas formas principais de marcação: mensagens enviadas via Instagram e WhatsApp (que gostaríamos de integrar por meio da API da Meta ao nosso sistema) e também agendamentos feito via telefone (sistema URA).</w:t>
      </w:r>
    </w:p>
    <w:p w14:paraId="37E949CF" w14:textId="77777777" w:rsidR="004B37CD" w:rsidRPr="007926B6" w:rsidRDefault="004B37CD" w:rsidP="004B37CD">
      <w:pPr>
        <w:pStyle w:val="whitespace-normal"/>
      </w:pPr>
      <w:r w:rsidRPr="007926B6">
        <w:t>Queremos que esse sistema ofereça aos nossos colaboradores uma forma interna de registrar e confirmar horários, assim como permita que os próprios clientes realizem o agendamento por conta própria. Cada tipo de usuário deve ter acesso às informações relevantes para sua função, porém pode ser customizada para algum usuário especifica alguma função a mais ou a menos, ficando a critério da clínica. - por exemplo, um recepcionista pode ver a agenda de todos os profissionais para encaixar clientes, enquanto o profissional só precisa visualizar seus próprios horários e o histórico dos clientes que vai atender</w:t>
      </w:r>
    </w:p>
    <w:p w14:paraId="0BC163F8" w14:textId="77777777" w:rsidR="004B37CD" w:rsidRPr="007926B6" w:rsidRDefault="004B37CD" w:rsidP="004B37CD">
      <w:pPr>
        <w:pStyle w:val="whitespace-normal"/>
      </w:pPr>
      <w:r w:rsidRPr="007926B6">
        <w:t>A experiência ideal na clínica seria a seguinte:</w:t>
      </w:r>
    </w:p>
    <w:p w14:paraId="1524C570" w14:textId="3033D376" w:rsidR="004B37CD" w:rsidRPr="007926B6" w:rsidRDefault="004B37CD" w:rsidP="004B37CD">
      <w:pPr>
        <w:pStyle w:val="whitespace-normal"/>
        <w:numPr>
          <w:ilvl w:val="0"/>
          <w:numId w:val="6"/>
        </w:numPr>
      </w:pPr>
      <w:r w:rsidRPr="007926B6">
        <w:rPr>
          <w:rStyle w:val="Forte"/>
        </w:rPr>
        <w:lastRenderedPageBreak/>
        <w:t>Contato inicial:</w:t>
      </w:r>
      <w:r w:rsidRPr="007926B6">
        <w:t xml:space="preserve"> O cliente nos procura pelo WhatsApp, Instagram ou Telefones. Assim que ele demonstra interesse, podemos rapidamente verificar a disponibilidade de horários e fazer o agendamento</w:t>
      </w:r>
      <w:r w:rsidRPr="007926B6">
        <w:br/>
      </w:r>
    </w:p>
    <w:p w14:paraId="3EB710D6" w14:textId="4F441688" w:rsidR="004B37CD" w:rsidRPr="007926B6" w:rsidRDefault="004B37CD" w:rsidP="004B37CD">
      <w:pPr>
        <w:pStyle w:val="whitespace-normal"/>
        <w:numPr>
          <w:ilvl w:val="0"/>
          <w:numId w:val="6"/>
        </w:numPr>
      </w:pPr>
      <w:r w:rsidRPr="007926B6">
        <w:rPr>
          <w:rStyle w:val="Forte"/>
        </w:rPr>
        <w:t>Agendamento e Confirmação:</w:t>
      </w:r>
      <w:r w:rsidRPr="007926B6">
        <w:t xml:space="preserve"> Queremos que, 48 horas antes do atendimento (*regra especifica para quando esse contato cair em fim de semana), o sistema envie ao cliente uma mensagem solicitando a confirmação do agendamento. Ao responder, positivamente, o agendamento fica oficialmente confirmado.</w:t>
      </w:r>
      <w:r w:rsidRPr="007926B6">
        <w:br/>
      </w:r>
    </w:p>
    <w:p w14:paraId="100DAF99" w14:textId="02212FE2" w:rsidR="004B37CD" w:rsidRPr="007926B6" w:rsidRDefault="004B37CD" w:rsidP="004B37CD">
      <w:pPr>
        <w:pStyle w:val="whitespace-normal"/>
        <w:numPr>
          <w:ilvl w:val="0"/>
          <w:numId w:val="6"/>
        </w:numPr>
      </w:pPr>
      <w:r w:rsidRPr="007926B6">
        <w:rPr>
          <w:rStyle w:val="Forte"/>
        </w:rPr>
        <w:t>Anamnese e contrato:</w:t>
      </w:r>
      <w:r w:rsidRPr="007926B6">
        <w:t xml:space="preserve"> Antes de realizar o procedimentos, é importante sabermos se o cliente tem alguma condição ou restrição. Por isso precisamos que preencha uma ficha de anamnese que ficará anexada em seu cadastro. Além disso, o cliente assina um contrato com nossos termos e condições.</w:t>
      </w:r>
      <w:r w:rsidRPr="007926B6">
        <w:br/>
      </w:r>
    </w:p>
    <w:p w14:paraId="7816297D" w14:textId="4E36A7B9" w:rsidR="004B37CD" w:rsidRPr="007926B6" w:rsidRDefault="004B37CD" w:rsidP="004B37CD">
      <w:pPr>
        <w:pStyle w:val="whitespace-normal"/>
        <w:numPr>
          <w:ilvl w:val="0"/>
          <w:numId w:val="6"/>
        </w:numPr>
      </w:pPr>
      <w:r w:rsidRPr="007926B6">
        <w:rPr>
          <w:rStyle w:val="Forte"/>
        </w:rPr>
        <w:t>Dia do atendimento:</w:t>
      </w:r>
      <w:r w:rsidRPr="007926B6">
        <w:t xml:space="preserve"> No dia marcado, é feita a abertura de uma comanda para registrar os serviços que serão prestados e os valores envolvidos. Quando o cliente chega, a recepção faz uma especie de 'check-in', confirma se toda a documentação está preenchida pelo cliente, e notifica o profissional responsável de que o cliente está aguardando. Caso o cliente tenha agendamento com mais de um profissional, ambos os profissionais serão notificados, e cada um saberá com qual outro profissional a cliente esta passando/passará.</w:t>
      </w:r>
      <w:r w:rsidRPr="007926B6">
        <w:br/>
      </w:r>
    </w:p>
    <w:p w14:paraId="0542A75C" w14:textId="21CD4E03" w:rsidR="004B37CD" w:rsidRPr="007926B6" w:rsidRDefault="004B37CD" w:rsidP="004B37CD">
      <w:pPr>
        <w:pStyle w:val="whitespace-normal"/>
        <w:numPr>
          <w:ilvl w:val="0"/>
          <w:numId w:val="6"/>
        </w:numPr>
      </w:pPr>
      <w:r w:rsidRPr="007926B6">
        <w:rPr>
          <w:rStyle w:val="Forte"/>
        </w:rPr>
        <w:t>Execução do serviço:</w:t>
      </w:r>
      <w:r w:rsidRPr="007926B6">
        <w:t xml:space="preserve"> Queremos que o profissional consiga registrar, durante o procedimento informações relevantes e até mesmo fazer upload de fotos de antes e depois, que ficarão registradas no histórico do cliente para facilitar o acompanhamento posterior. Além disso o profissional poderá anotar informações como: produtos utilizados, pontos importantes do atendimento.</w:t>
      </w:r>
      <w:r w:rsidRPr="007926B6">
        <w:br/>
      </w:r>
    </w:p>
    <w:p w14:paraId="691B2D24" w14:textId="5C367F7D" w:rsidR="004B37CD" w:rsidRPr="007926B6" w:rsidRDefault="004B37CD" w:rsidP="004B37CD">
      <w:pPr>
        <w:pStyle w:val="whitespace-normal"/>
        <w:numPr>
          <w:ilvl w:val="0"/>
          <w:numId w:val="6"/>
        </w:numPr>
      </w:pPr>
      <w:r w:rsidRPr="007926B6">
        <w:rPr>
          <w:rStyle w:val="Forte"/>
        </w:rPr>
        <w:t>Pagamento e fechamento de comanda:</w:t>
      </w:r>
      <w:r w:rsidRPr="007926B6">
        <w:t xml:space="preserve"> Ao final do atendimento, o valor é acertado e registramos a forma de pagamento. Seria muito interessante integrar os meios de pagamento no formato TEF, porém precisamos também de uma forma de registrar manualmente para os casos POS, ou caso cliente pague em dinheiro ou outro método.</w:t>
      </w:r>
      <w:r w:rsidRPr="007926B6">
        <w:br/>
      </w:r>
    </w:p>
    <w:p w14:paraId="529FAB2C" w14:textId="77777777" w:rsidR="004B37CD" w:rsidRPr="007926B6" w:rsidRDefault="004B37CD" w:rsidP="004B37CD">
      <w:pPr>
        <w:pStyle w:val="whitespace-normal"/>
        <w:numPr>
          <w:ilvl w:val="0"/>
          <w:numId w:val="6"/>
        </w:numPr>
      </w:pPr>
      <w:r w:rsidRPr="007926B6">
        <w:rPr>
          <w:rStyle w:val="Forte"/>
        </w:rPr>
        <w:t>Pós-Vendas:</w:t>
      </w:r>
      <w:r w:rsidRPr="007926B6">
        <w:t xml:space="preserve"> Se o procedimento precisar de um retorno - por exemplo um retoque em uma micropgimentação - ja podemos deixar um retorno pré-agendado. Além disso gostaríamos de registrar a avaliação do cliente no histórico e ter opção de enviar um resumo do que foi feito, bem como reforçar orientações e cuidados pós-procedimento.</w:t>
      </w:r>
    </w:p>
    <w:p w14:paraId="5276A2CE" w14:textId="77777777" w:rsidR="004B37CD" w:rsidRPr="007926B6" w:rsidRDefault="004B37CD" w:rsidP="004B37CD">
      <w:pPr>
        <w:pStyle w:val="whitespace-normal"/>
      </w:pPr>
      <w:r w:rsidRPr="007926B6">
        <w:t>Em termos de serviço, nossa clínica hoje oferece bastante foco em micropigmentação (sobrancelhas, lábios, olhos, capilar, etc.) mas desejamos que o sistema seja flexível para cadastrar novos serviços conforme a clínica desejar. Também é fundamental ter a possibilidade de operar com várias unidades da clínica, e cada frente ter seu próprio cadastro para emissão de suas NF, além disso alguns profissionais podem trabalhar em mais de uma clínica, e nesses casos o sistema deverá sempre gerar um alerta quando houver agendamentos em horários conflitantes para o mesmo profissional em clínicas diferentes, e caso seja na mesma clínica não há problema, um profissional pode ter mais de um agendamento na mesma hora.</w:t>
      </w:r>
    </w:p>
    <w:p w14:paraId="2C50A14A" w14:textId="77777777" w:rsidR="004B37CD" w:rsidRPr="007926B6" w:rsidRDefault="004B37CD" w:rsidP="004B37CD">
      <w:pPr>
        <w:pStyle w:val="whitespace-normal"/>
      </w:pPr>
      <w:r w:rsidRPr="007926B6">
        <w:lastRenderedPageBreak/>
        <w:t>Além de tudo isso, nossa intenção é que cada cliente tenha uma ficha de cadastro completa, contendo suas informações para emissão de NF, dados de contatos e dados que serão utilizados para marketing. Sempre que um atendimento for finalizado, gostaríamos de gerar registros financeiros confiáveis (referente a fluxo de caixa, e de competência) ajudando a compor relatórios que mostrem o que foi agendado, faturado e, eventualmente se há pendências de pagamento para algum cliente. O sistema será integrado com algum emissor de nota fiscal, e se houver erro ou impossibilidade de emissão da nota de algum serviço, o sistema deverá sempre notificar o usuário do caixa responsável sobre o ocorrido (devemos evitar complicações com a receita federal).</w:t>
      </w:r>
    </w:p>
    <w:p w14:paraId="2C484F4D" w14:textId="77777777" w:rsidR="004B37CD" w:rsidRPr="007926B6" w:rsidRDefault="004B37CD" w:rsidP="004B37CD">
      <w:pPr>
        <w:pStyle w:val="whitespace-normal"/>
      </w:pPr>
      <w:r w:rsidRPr="007926B6">
        <w:t>Por fim, vale complementar que não há interesse da clínica no momento em gerenciar estoque de produtos, pois muitos dos profissionais utilizam produtos próprios fora do controle da clínica. O que realmente importa, no momento, é tornar nosso fluxo de agendamentos e atendimentos confiáveis e fáceis de consultar, além de termos um sistema que consiga conectar com outros sistemas utilizados pela clínica (ERP por exemplo).</w:t>
      </w:r>
    </w:p>
    <w:p w14:paraId="6D171862" w14:textId="77777777" w:rsidR="004B37CD" w:rsidRPr="007926B6" w:rsidRDefault="004B37CD" w:rsidP="004B37CD">
      <w:pPr>
        <w:pStyle w:val="Ttulo3"/>
        <w:rPr>
          <w:rFonts w:ascii="Times New Roman" w:hAnsi="Times New Roman" w:cs="Times New Roman"/>
        </w:rPr>
      </w:pPr>
      <w:r w:rsidRPr="007926B6">
        <w:rPr>
          <w:rStyle w:val="Forte"/>
          <w:rFonts w:ascii="Times New Roman" w:hAnsi="Times New Roman" w:cs="Times New Roman"/>
          <w:b w:val="0"/>
          <w:bCs w:val="0"/>
        </w:rPr>
        <w:t>Status Atual de Implementação:</w:t>
      </w:r>
    </w:p>
    <w:p w14:paraId="2A0F5885" w14:textId="45116508" w:rsidR="004B37CD" w:rsidRPr="007926B6" w:rsidRDefault="004B37CD" w:rsidP="004B37CD">
      <w:pPr>
        <w:pStyle w:val="whitespace-normal"/>
      </w:pPr>
      <w:r w:rsidRPr="007926B6">
        <w:rPr>
          <w:rStyle w:val="Forte"/>
        </w:rPr>
        <w:t>Funcionalidades Implementadas:</w:t>
      </w:r>
    </w:p>
    <w:p w14:paraId="29C3B5F8" w14:textId="77777777" w:rsidR="004B37CD" w:rsidRPr="007926B6" w:rsidRDefault="004B37CD" w:rsidP="004B37CD">
      <w:pPr>
        <w:pStyle w:val="whitespace-normal"/>
        <w:numPr>
          <w:ilvl w:val="0"/>
          <w:numId w:val="7"/>
        </w:numPr>
      </w:pPr>
      <w:r w:rsidRPr="007926B6">
        <w:t>Gestão completa de empresas e filiais com CNPJs independentes</w:t>
      </w:r>
    </w:p>
    <w:p w14:paraId="5428A1CA" w14:textId="77777777" w:rsidR="004B37CD" w:rsidRPr="007926B6" w:rsidRDefault="004B37CD" w:rsidP="004B37CD">
      <w:pPr>
        <w:pStyle w:val="whitespace-normal"/>
        <w:numPr>
          <w:ilvl w:val="0"/>
          <w:numId w:val="7"/>
        </w:numPr>
      </w:pPr>
      <w:r w:rsidRPr="007926B6">
        <w:t>Sistema robusto de agendamentos com verificação de disponibilidade em tempo real</w:t>
      </w:r>
    </w:p>
    <w:p w14:paraId="35D3B327" w14:textId="77777777" w:rsidR="004B37CD" w:rsidRPr="007926B6" w:rsidRDefault="004B37CD" w:rsidP="004B37CD">
      <w:pPr>
        <w:pStyle w:val="whitespace-normal"/>
        <w:numPr>
          <w:ilvl w:val="0"/>
          <w:numId w:val="7"/>
        </w:numPr>
      </w:pPr>
      <w:r w:rsidRPr="007926B6">
        <w:t>Controle de conflitos automático entre clínicas para o mesmo profissional</w:t>
      </w:r>
    </w:p>
    <w:p w14:paraId="158CA0CF" w14:textId="77777777" w:rsidR="004B37CD" w:rsidRPr="007926B6" w:rsidRDefault="004B37CD" w:rsidP="004B37CD">
      <w:pPr>
        <w:pStyle w:val="whitespace-normal"/>
        <w:numPr>
          <w:ilvl w:val="0"/>
          <w:numId w:val="7"/>
        </w:numPr>
      </w:pPr>
      <w:r w:rsidRPr="007926B6">
        <w:t>Cadastro flexível de serviços e configurações por profissional</w:t>
      </w:r>
    </w:p>
    <w:p w14:paraId="4F01DD2C" w14:textId="77777777" w:rsidR="004B37CD" w:rsidRPr="007926B6" w:rsidRDefault="004B37CD" w:rsidP="004B37CD">
      <w:pPr>
        <w:pStyle w:val="whitespace-normal"/>
        <w:numPr>
          <w:ilvl w:val="0"/>
          <w:numId w:val="7"/>
        </w:numPr>
      </w:pPr>
      <w:r w:rsidRPr="007926B6">
        <w:t>Gestão de salas/cadeiras com atribuições de profissionais</w:t>
      </w:r>
    </w:p>
    <w:p w14:paraId="158EAEC3" w14:textId="77777777" w:rsidR="004B37CD" w:rsidRPr="007926B6" w:rsidRDefault="004B37CD" w:rsidP="004B37CD">
      <w:pPr>
        <w:pStyle w:val="whitespace-normal"/>
        <w:numPr>
          <w:ilvl w:val="0"/>
          <w:numId w:val="7"/>
        </w:numPr>
      </w:pPr>
      <w:r w:rsidRPr="007926B6">
        <w:t>Sistema de contas de clientes com controle de saldos e transações</w:t>
      </w:r>
    </w:p>
    <w:p w14:paraId="1DD33726" w14:textId="77777777" w:rsidR="004B37CD" w:rsidRPr="007926B6" w:rsidRDefault="004B37CD" w:rsidP="004B37CD">
      <w:pPr>
        <w:pStyle w:val="whitespace-normal"/>
        <w:numPr>
          <w:ilvl w:val="0"/>
          <w:numId w:val="7"/>
        </w:numPr>
      </w:pPr>
      <w:r w:rsidRPr="007926B6">
        <w:t>Ordens de serviço (comandas) para registrar serviços e valores</w:t>
      </w:r>
    </w:p>
    <w:p w14:paraId="4AF76B25" w14:textId="77777777" w:rsidR="004B37CD" w:rsidRPr="007926B6" w:rsidRDefault="004B37CD" w:rsidP="004B37CD">
      <w:pPr>
        <w:pStyle w:val="whitespace-normal"/>
        <w:numPr>
          <w:ilvl w:val="0"/>
          <w:numId w:val="7"/>
        </w:numPr>
      </w:pPr>
      <w:r w:rsidRPr="007926B6">
        <w:t>Prontuários eletrônicos com suporte a anotações e anexos</w:t>
      </w:r>
    </w:p>
    <w:p w14:paraId="10D64914" w14:textId="77777777" w:rsidR="004B37CD" w:rsidRPr="007926B6" w:rsidRDefault="004B37CD" w:rsidP="004B37CD">
      <w:pPr>
        <w:pStyle w:val="whitespace-normal"/>
        <w:numPr>
          <w:ilvl w:val="0"/>
          <w:numId w:val="7"/>
        </w:numPr>
      </w:pPr>
      <w:r w:rsidRPr="007926B6">
        <w:t>Controle de pagamentos com múltiplas formas</w:t>
      </w:r>
    </w:p>
    <w:p w14:paraId="07BE478E" w14:textId="77777777" w:rsidR="004B37CD" w:rsidRPr="007926B6" w:rsidRDefault="004B37CD" w:rsidP="004B37CD">
      <w:pPr>
        <w:pStyle w:val="whitespace-normal"/>
        <w:numPr>
          <w:ilvl w:val="0"/>
          <w:numId w:val="7"/>
        </w:numPr>
      </w:pPr>
      <w:r w:rsidRPr="007926B6">
        <w:t>Sistema de usuários com diferentes perfis de acesso</w:t>
      </w:r>
    </w:p>
    <w:p w14:paraId="29CBCA69" w14:textId="77777777" w:rsidR="004B37CD" w:rsidRPr="007926B6" w:rsidRDefault="004B37CD" w:rsidP="004B37CD">
      <w:pPr>
        <w:pStyle w:val="whitespace-normal"/>
        <w:numPr>
          <w:ilvl w:val="0"/>
          <w:numId w:val="7"/>
        </w:numPr>
      </w:pPr>
      <w:r w:rsidRPr="007926B6">
        <w:t>Horários de funcionamento flexíveis e recorrentes</w:t>
      </w:r>
    </w:p>
    <w:p w14:paraId="0A20DDFD" w14:textId="70736F02" w:rsidR="004B37CD" w:rsidRPr="007926B6" w:rsidRDefault="004B37CD" w:rsidP="004B37CD">
      <w:pPr>
        <w:pStyle w:val="whitespace-normal"/>
      </w:pPr>
      <w:r w:rsidRPr="007926B6">
        <w:rPr>
          <w:rStyle w:val="Forte"/>
        </w:rPr>
        <w:t>Em Desenvolvimento/Planejamento:</w:t>
      </w:r>
    </w:p>
    <w:p w14:paraId="29F0DD19" w14:textId="77777777" w:rsidR="004B37CD" w:rsidRPr="007926B6" w:rsidRDefault="004B37CD" w:rsidP="004B37CD">
      <w:pPr>
        <w:pStyle w:val="whitespace-normal"/>
        <w:numPr>
          <w:ilvl w:val="0"/>
          <w:numId w:val="8"/>
        </w:numPr>
      </w:pPr>
      <w:r w:rsidRPr="007926B6">
        <w:t>Integrações com WhatsApp/Instagram via API Meta</w:t>
      </w:r>
    </w:p>
    <w:p w14:paraId="185EC5AD" w14:textId="77777777" w:rsidR="004B37CD" w:rsidRPr="007926B6" w:rsidRDefault="004B37CD" w:rsidP="004B37CD">
      <w:pPr>
        <w:pStyle w:val="whitespace-normal"/>
        <w:numPr>
          <w:ilvl w:val="0"/>
          <w:numId w:val="8"/>
        </w:numPr>
      </w:pPr>
      <w:r w:rsidRPr="007926B6">
        <w:t>Sistema URA para telefone</w:t>
      </w:r>
    </w:p>
    <w:p w14:paraId="06D23D2A" w14:textId="77777777" w:rsidR="004B37CD" w:rsidRPr="007926B6" w:rsidRDefault="004B37CD" w:rsidP="004B37CD">
      <w:pPr>
        <w:pStyle w:val="whitespace-normal"/>
        <w:numPr>
          <w:ilvl w:val="0"/>
          <w:numId w:val="8"/>
        </w:numPr>
      </w:pPr>
      <w:r w:rsidRPr="007926B6">
        <w:t>Portal do cliente para autoagendamento</w:t>
      </w:r>
    </w:p>
    <w:p w14:paraId="4A813A64" w14:textId="77777777" w:rsidR="004B37CD" w:rsidRPr="007926B6" w:rsidRDefault="004B37CD" w:rsidP="004B37CD">
      <w:pPr>
        <w:pStyle w:val="whitespace-normal"/>
        <w:numPr>
          <w:ilvl w:val="0"/>
          <w:numId w:val="8"/>
        </w:numPr>
      </w:pPr>
      <w:r w:rsidRPr="007926B6">
        <w:t>Confirmações automáticas 48h antes</w:t>
      </w:r>
    </w:p>
    <w:p w14:paraId="5AA9E8C4" w14:textId="77777777" w:rsidR="004B37CD" w:rsidRPr="007926B6" w:rsidRDefault="004B37CD" w:rsidP="004B37CD">
      <w:pPr>
        <w:pStyle w:val="whitespace-normal"/>
        <w:numPr>
          <w:ilvl w:val="0"/>
          <w:numId w:val="8"/>
        </w:numPr>
      </w:pPr>
      <w:r w:rsidRPr="007926B6">
        <w:t>Anamnese digital e contratos eletrônicos</w:t>
      </w:r>
    </w:p>
    <w:p w14:paraId="43538A42" w14:textId="77777777" w:rsidR="004B37CD" w:rsidRPr="007926B6" w:rsidRDefault="004B37CD" w:rsidP="004B37CD">
      <w:pPr>
        <w:pStyle w:val="whitespace-normal"/>
        <w:numPr>
          <w:ilvl w:val="0"/>
          <w:numId w:val="8"/>
        </w:numPr>
      </w:pPr>
      <w:r w:rsidRPr="007926B6">
        <w:t>Sistema de check-in na recepção</w:t>
      </w:r>
    </w:p>
    <w:p w14:paraId="76EBE4C2" w14:textId="77777777" w:rsidR="004B37CD" w:rsidRPr="007926B6" w:rsidRDefault="004B37CD" w:rsidP="004B37CD">
      <w:pPr>
        <w:pStyle w:val="whitespace-normal"/>
        <w:numPr>
          <w:ilvl w:val="0"/>
          <w:numId w:val="8"/>
        </w:numPr>
      </w:pPr>
      <w:r w:rsidRPr="007926B6">
        <w:t>Integração TEF para pagamentos</w:t>
      </w:r>
    </w:p>
    <w:p w14:paraId="52B3DE10" w14:textId="77777777" w:rsidR="004B37CD" w:rsidRPr="007926B6" w:rsidRDefault="004B37CD" w:rsidP="004B37CD">
      <w:pPr>
        <w:pStyle w:val="whitespace-normal"/>
        <w:numPr>
          <w:ilvl w:val="0"/>
          <w:numId w:val="8"/>
        </w:numPr>
      </w:pPr>
      <w:r w:rsidRPr="007926B6">
        <w:t>Emissão automática de notas fiscais</w:t>
      </w:r>
    </w:p>
    <w:p w14:paraId="595AE1C1" w14:textId="77777777" w:rsidR="004B37CD" w:rsidRPr="007926B6" w:rsidRDefault="004B37CD" w:rsidP="004B37CD">
      <w:pPr>
        <w:pStyle w:val="whitespace-normal"/>
        <w:numPr>
          <w:ilvl w:val="0"/>
          <w:numId w:val="8"/>
        </w:numPr>
      </w:pPr>
      <w:r w:rsidRPr="007926B6">
        <w:t>Relatórios financeiros avançados</w:t>
      </w:r>
    </w:p>
    <w:p w14:paraId="0E939011" w14:textId="77777777" w:rsidR="004B37CD" w:rsidRPr="007926B6" w:rsidRDefault="004B37CD" w:rsidP="004B37CD">
      <w:pPr>
        <w:pStyle w:val="whitespace-normal"/>
        <w:numPr>
          <w:ilvl w:val="0"/>
          <w:numId w:val="8"/>
        </w:numPr>
      </w:pPr>
      <w:r w:rsidRPr="007926B6">
        <w:t>Sistema de avaliações pós-atendimento</w:t>
      </w:r>
    </w:p>
    <w:p w14:paraId="0FF68F58" w14:textId="77777777" w:rsidR="000A1037" w:rsidRPr="007926B6" w:rsidRDefault="000A1037">
      <w:pPr>
        <w:pBdr>
          <w:top w:val="nil"/>
          <w:left w:val="nil"/>
          <w:bottom w:val="nil"/>
          <w:right w:val="nil"/>
          <w:between w:val="nil"/>
        </w:pBdr>
        <w:spacing w:line="240" w:lineRule="auto"/>
        <w:rPr>
          <w:rFonts w:ascii="Times New Roman" w:eastAsia="Times New Roman" w:hAnsi="Times New Roman" w:cs="Times New Roman"/>
        </w:rPr>
      </w:pPr>
    </w:p>
    <w:p w14:paraId="00E5E61C" w14:textId="77777777" w:rsidR="000A1037" w:rsidRPr="007926B6" w:rsidRDefault="00000000">
      <w:pPr>
        <w:rPr>
          <w:rFonts w:ascii="Times New Roman" w:hAnsi="Times New Roman" w:cs="Times New Roman"/>
        </w:rPr>
      </w:pPr>
      <w:r w:rsidRPr="007926B6">
        <w:rPr>
          <w:rFonts w:ascii="Times New Roman" w:hAnsi="Times New Roman" w:cs="Times New Roman"/>
          <w:b/>
        </w:rPr>
        <w:lastRenderedPageBreak/>
        <w:t>Atores Humanos:</w:t>
      </w:r>
    </w:p>
    <w:p w14:paraId="0EB96A0F" w14:textId="77777777" w:rsidR="000A1037" w:rsidRPr="007926B6" w:rsidRDefault="00000000">
      <w:pPr>
        <w:rPr>
          <w:rFonts w:ascii="Times New Roman" w:hAnsi="Times New Roman" w:cs="Times New Roman"/>
        </w:rPr>
      </w:pPr>
      <w:r w:rsidRPr="007926B6">
        <w:rPr>
          <w:rFonts w:ascii="Times New Roman" w:hAnsi="Times New Roman" w:cs="Times New Roman"/>
        </w:rPr>
        <w:t>Cliente: Pessoa que busca os serviços da clínica, realiza agendamentos, consulta informações e fornece dados (anamnese, contrato, pagamento).</w:t>
      </w:r>
    </w:p>
    <w:p w14:paraId="7A268987" w14:textId="77777777" w:rsidR="000A1037" w:rsidRPr="007926B6" w:rsidRDefault="00000000">
      <w:pPr>
        <w:rPr>
          <w:rFonts w:ascii="Times New Roman" w:hAnsi="Times New Roman" w:cs="Times New Roman"/>
        </w:rPr>
      </w:pPr>
      <w:r w:rsidRPr="007926B6">
        <w:rPr>
          <w:rFonts w:ascii="Times New Roman" w:hAnsi="Times New Roman" w:cs="Times New Roman"/>
        </w:rPr>
        <w:t>Recepcionista: Funcionário(a) da clínica responsável por gerenciar agendamentos, fazer check-in, gerenciar comandas, processar pagamentos e interagir com o cliente e profissionais.</w:t>
      </w:r>
    </w:p>
    <w:p w14:paraId="337701B5" w14:textId="2859FEA7" w:rsidR="000A1037" w:rsidRPr="007926B6" w:rsidRDefault="00000000">
      <w:pPr>
        <w:rPr>
          <w:rFonts w:ascii="Times New Roman" w:hAnsi="Times New Roman" w:cs="Times New Roman"/>
        </w:rPr>
      </w:pPr>
      <w:r w:rsidRPr="007926B6">
        <w:rPr>
          <w:rFonts w:ascii="Times New Roman" w:hAnsi="Times New Roman" w:cs="Times New Roman"/>
        </w:rPr>
        <w:t xml:space="preserve">Profissional: Especialista que realiza o procedimento nos clientes, consulta sua agenda, acessa histórico do cliente, registra </w:t>
      </w:r>
      <w:proofErr w:type="spellStart"/>
      <w:r w:rsidRPr="007926B6">
        <w:rPr>
          <w:rFonts w:ascii="Times New Roman" w:hAnsi="Times New Roman" w:cs="Times New Roman"/>
        </w:rPr>
        <w:t>info</w:t>
      </w:r>
      <w:proofErr w:type="spellEnd"/>
      <w:r w:rsidRPr="007926B6">
        <w:rPr>
          <w:rFonts w:ascii="Times New Roman" w:hAnsi="Times New Roman" w:cs="Times New Roman"/>
        </w:rPr>
        <w:t xml:space="preserve"> de atendimento, e controla o próprio estoque</w:t>
      </w:r>
      <w:r w:rsidR="00A333B3" w:rsidRPr="007926B6">
        <w:rPr>
          <w:rFonts w:ascii="Times New Roman" w:hAnsi="Times New Roman" w:cs="Times New Roman"/>
        </w:rPr>
        <w:t>, registro de prontuários médicos</w:t>
      </w:r>
    </w:p>
    <w:p w14:paraId="77894FFF" w14:textId="77777777" w:rsidR="000A1037" w:rsidRPr="007926B6" w:rsidRDefault="00000000">
      <w:pPr>
        <w:rPr>
          <w:rFonts w:ascii="Times New Roman" w:hAnsi="Times New Roman" w:cs="Times New Roman"/>
        </w:rPr>
      </w:pPr>
      <w:r w:rsidRPr="007926B6">
        <w:rPr>
          <w:rFonts w:ascii="Times New Roman" w:hAnsi="Times New Roman" w:cs="Times New Roman"/>
        </w:rPr>
        <w:t>Estabelecimento: Usuário com visão gerencial sobre a operação de uma unidade (relatórios, configurações)</w:t>
      </w:r>
    </w:p>
    <w:p w14:paraId="69CEE245" w14:textId="77777777" w:rsidR="000A1037" w:rsidRPr="007926B6" w:rsidRDefault="00000000">
      <w:pPr>
        <w:rPr>
          <w:rFonts w:ascii="Times New Roman" w:hAnsi="Times New Roman" w:cs="Times New Roman"/>
        </w:rPr>
      </w:pPr>
      <w:r w:rsidRPr="007926B6">
        <w:rPr>
          <w:rFonts w:ascii="Times New Roman" w:hAnsi="Times New Roman" w:cs="Times New Roman"/>
        </w:rPr>
        <w:t>Master (ADM): Usuário com acesso total para configuração do sistema, gerenciamento de usuários, permissões e cadastros gerais.</w:t>
      </w:r>
    </w:p>
    <w:p w14:paraId="40CB5BD7" w14:textId="77777777" w:rsidR="000A1037" w:rsidRPr="007926B6" w:rsidRDefault="000A1037">
      <w:pPr>
        <w:rPr>
          <w:rFonts w:ascii="Times New Roman" w:hAnsi="Times New Roman" w:cs="Times New Roman"/>
        </w:rPr>
      </w:pPr>
    </w:p>
    <w:p w14:paraId="548F1AB9" w14:textId="77777777" w:rsidR="000A1037" w:rsidRPr="007926B6" w:rsidRDefault="00000000">
      <w:pPr>
        <w:rPr>
          <w:rFonts w:ascii="Times New Roman" w:hAnsi="Times New Roman" w:cs="Times New Roman"/>
          <w:b/>
        </w:rPr>
      </w:pPr>
      <w:r w:rsidRPr="007926B6">
        <w:rPr>
          <w:rFonts w:ascii="Times New Roman" w:hAnsi="Times New Roman" w:cs="Times New Roman"/>
          <w:b/>
        </w:rPr>
        <w:t>Atores Externos</w:t>
      </w:r>
    </w:p>
    <w:p w14:paraId="11012053" w14:textId="77777777" w:rsidR="000A1037" w:rsidRPr="007926B6" w:rsidRDefault="00000000">
      <w:pPr>
        <w:rPr>
          <w:rFonts w:ascii="Times New Roman" w:hAnsi="Times New Roman" w:cs="Times New Roman"/>
        </w:rPr>
      </w:pPr>
      <w:r w:rsidRPr="007926B6">
        <w:rPr>
          <w:rFonts w:ascii="Times New Roman" w:hAnsi="Times New Roman" w:cs="Times New Roman"/>
        </w:rPr>
        <w:t>API Meta: Sistema externo (WhatsApp, Instagram) que fornece solicitações de agendamento ou mensagens de clientes.</w:t>
      </w:r>
    </w:p>
    <w:p w14:paraId="7341BFF4" w14:textId="77777777" w:rsidR="000A1037" w:rsidRPr="007926B6" w:rsidRDefault="00000000">
      <w:pPr>
        <w:rPr>
          <w:rFonts w:ascii="Times New Roman" w:hAnsi="Times New Roman" w:cs="Times New Roman"/>
        </w:rPr>
      </w:pPr>
      <w:r w:rsidRPr="007926B6">
        <w:rPr>
          <w:rFonts w:ascii="Times New Roman" w:hAnsi="Times New Roman" w:cs="Times New Roman"/>
        </w:rPr>
        <w:t>Sistema URA: Sistema de telefonia que interage com o cliente para agendamento/confirmações, trocando informações com o sistema de agendamento</w:t>
      </w:r>
    </w:p>
    <w:p w14:paraId="3C6DEF7F" w14:textId="77777777" w:rsidR="000A1037" w:rsidRPr="007926B6" w:rsidRDefault="00000000">
      <w:pPr>
        <w:rPr>
          <w:rFonts w:ascii="Times New Roman" w:hAnsi="Times New Roman" w:cs="Times New Roman"/>
        </w:rPr>
      </w:pPr>
      <w:r w:rsidRPr="007926B6">
        <w:rPr>
          <w:rFonts w:ascii="Times New Roman" w:hAnsi="Times New Roman" w:cs="Times New Roman"/>
        </w:rPr>
        <w:t>Sistema Emissor NF: Sistema externo que recebe dados do sistema de agendamento para emissão de NFS-e</w:t>
      </w:r>
    </w:p>
    <w:p w14:paraId="6089BEB7" w14:textId="77777777" w:rsidR="000A1037" w:rsidRPr="007926B6" w:rsidRDefault="00000000">
      <w:pPr>
        <w:rPr>
          <w:rFonts w:ascii="Times New Roman" w:hAnsi="Times New Roman" w:cs="Times New Roman"/>
        </w:rPr>
      </w:pPr>
      <w:r w:rsidRPr="007926B6">
        <w:rPr>
          <w:rFonts w:ascii="Times New Roman" w:hAnsi="Times New Roman" w:cs="Times New Roman"/>
        </w:rPr>
        <w:t>Sistema de Pagamentos (TEF/POS): Sistema externo que processa o registro de pagamento do cliente.</w:t>
      </w:r>
    </w:p>
    <w:p w14:paraId="1F665BAF" w14:textId="77777777" w:rsidR="000A1037" w:rsidRPr="007926B6" w:rsidRDefault="000A1037">
      <w:pPr>
        <w:rPr>
          <w:rFonts w:ascii="Times New Roman" w:hAnsi="Times New Roman" w:cs="Times New Roman"/>
        </w:rPr>
      </w:pPr>
    </w:p>
    <w:p w14:paraId="34D7FCF3" w14:textId="77777777" w:rsidR="000A1037" w:rsidRPr="007926B6" w:rsidRDefault="00000000">
      <w:pPr>
        <w:rPr>
          <w:rFonts w:ascii="Times New Roman" w:hAnsi="Times New Roman" w:cs="Times New Roman"/>
          <w:b/>
        </w:rPr>
      </w:pPr>
      <w:r w:rsidRPr="007926B6">
        <w:rPr>
          <w:rFonts w:ascii="Times New Roman" w:hAnsi="Times New Roman" w:cs="Times New Roman"/>
          <w:b/>
        </w:rPr>
        <w:t>Funcionalidades/Comportamentos Principais</w:t>
      </w:r>
    </w:p>
    <w:p w14:paraId="5D0FCED7" w14:textId="77777777" w:rsidR="000A1037" w:rsidRPr="007926B6" w:rsidRDefault="00000000">
      <w:pPr>
        <w:numPr>
          <w:ilvl w:val="0"/>
          <w:numId w:val="2"/>
        </w:numPr>
        <w:spacing w:after="0"/>
        <w:rPr>
          <w:rFonts w:ascii="Times New Roman" w:hAnsi="Times New Roman" w:cs="Times New Roman"/>
        </w:rPr>
      </w:pPr>
      <w:r w:rsidRPr="007926B6">
        <w:rPr>
          <w:rFonts w:ascii="Times New Roman" w:hAnsi="Times New Roman" w:cs="Times New Roman"/>
        </w:rPr>
        <w:t>Gerenciamento de Agendamentos: Agendamento online (Cliente), registro manual (Recepcionista), processamento de solicitações (URA/ API), envio de lembretes, registro de confirmações, alerta/impedimento de possíveis conflitos, cancelamento, edição e remarcação</w:t>
      </w:r>
    </w:p>
    <w:p w14:paraId="427F02C5" w14:textId="5B057476" w:rsidR="000A1037" w:rsidRPr="007926B6" w:rsidRDefault="00000000">
      <w:pPr>
        <w:numPr>
          <w:ilvl w:val="0"/>
          <w:numId w:val="2"/>
        </w:numPr>
        <w:spacing w:after="0"/>
        <w:rPr>
          <w:rFonts w:ascii="Times New Roman" w:hAnsi="Times New Roman" w:cs="Times New Roman"/>
        </w:rPr>
      </w:pPr>
      <w:r w:rsidRPr="007926B6">
        <w:rPr>
          <w:rFonts w:ascii="Times New Roman" w:hAnsi="Times New Roman" w:cs="Times New Roman"/>
        </w:rPr>
        <w:t>Gestão de Clientes: Cadastro, gestão de Fichas de Anamnese, armazenamento de contratos, histórico de atendimentos</w:t>
      </w:r>
      <w:r w:rsidR="00A333B3" w:rsidRPr="007926B6">
        <w:rPr>
          <w:rFonts w:ascii="Times New Roman" w:hAnsi="Times New Roman" w:cs="Times New Roman"/>
        </w:rPr>
        <w:t>, controle de contas e saldos</w:t>
      </w:r>
    </w:p>
    <w:p w14:paraId="1D9A124A" w14:textId="77777777" w:rsidR="000A1037" w:rsidRPr="007926B6" w:rsidRDefault="00000000">
      <w:pPr>
        <w:numPr>
          <w:ilvl w:val="0"/>
          <w:numId w:val="2"/>
        </w:numPr>
        <w:spacing w:after="0"/>
        <w:rPr>
          <w:rFonts w:ascii="Times New Roman" w:hAnsi="Times New Roman" w:cs="Times New Roman"/>
        </w:rPr>
      </w:pPr>
      <w:r w:rsidRPr="007926B6">
        <w:rPr>
          <w:rFonts w:ascii="Times New Roman" w:hAnsi="Times New Roman" w:cs="Times New Roman"/>
        </w:rPr>
        <w:t>Gestão do Atendimento: Check-in, notificação da chegada do cliente ao profissional, gestão de comandas, gestão de dados para caixa, relatórios, integração com emissão de NF</w:t>
      </w:r>
    </w:p>
    <w:p w14:paraId="3ABC68BD" w14:textId="3961678F" w:rsidR="000A1037" w:rsidRPr="007926B6" w:rsidRDefault="00000000">
      <w:pPr>
        <w:numPr>
          <w:ilvl w:val="0"/>
          <w:numId w:val="2"/>
        </w:numPr>
        <w:spacing w:after="0"/>
        <w:rPr>
          <w:rFonts w:ascii="Times New Roman" w:hAnsi="Times New Roman" w:cs="Times New Roman"/>
        </w:rPr>
      </w:pPr>
      <w:r w:rsidRPr="007926B6">
        <w:rPr>
          <w:rFonts w:ascii="Times New Roman" w:hAnsi="Times New Roman" w:cs="Times New Roman"/>
        </w:rPr>
        <w:lastRenderedPageBreak/>
        <w:t xml:space="preserve">Gestão de Caixa: </w:t>
      </w:r>
      <w:r w:rsidR="00A333B3" w:rsidRPr="007926B6">
        <w:rPr>
          <w:rFonts w:ascii="Times New Roman" w:hAnsi="Times New Roman" w:cs="Times New Roman"/>
        </w:rPr>
        <w:t>Controle Financeiro, r</w:t>
      </w:r>
      <w:r w:rsidRPr="007926B6">
        <w:rPr>
          <w:rFonts w:ascii="Times New Roman" w:hAnsi="Times New Roman" w:cs="Times New Roman"/>
        </w:rPr>
        <w:t>elatórios de fechamento, registros de pagamento</w:t>
      </w:r>
      <w:r w:rsidR="00A333B3" w:rsidRPr="007926B6">
        <w:rPr>
          <w:rFonts w:ascii="Times New Roman" w:hAnsi="Times New Roman" w:cs="Times New Roman"/>
        </w:rPr>
        <w:t>, transações de contas de clientes, ajustes financeiros.</w:t>
      </w:r>
    </w:p>
    <w:p w14:paraId="690AFBEA" w14:textId="77777777" w:rsidR="000A1037" w:rsidRPr="007926B6" w:rsidRDefault="00000000">
      <w:pPr>
        <w:numPr>
          <w:ilvl w:val="0"/>
          <w:numId w:val="2"/>
        </w:numPr>
        <w:spacing w:after="0"/>
        <w:rPr>
          <w:rFonts w:ascii="Times New Roman" w:hAnsi="Times New Roman" w:cs="Times New Roman"/>
        </w:rPr>
      </w:pPr>
      <w:r w:rsidRPr="007926B6">
        <w:rPr>
          <w:rFonts w:ascii="Times New Roman" w:hAnsi="Times New Roman" w:cs="Times New Roman"/>
        </w:rPr>
        <w:t>Gestão de Cadastros Gerais: Gerenciamento de serviços, unidades, profissionais, usuários do sistema e permissão de acesso</w:t>
      </w:r>
    </w:p>
    <w:p w14:paraId="656F375E" w14:textId="77777777" w:rsidR="000A1037" w:rsidRPr="007926B6" w:rsidRDefault="00000000">
      <w:pPr>
        <w:numPr>
          <w:ilvl w:val="0"/>
          <w:numId w:val="2"/>
        </w:numPr>
        <w:rPr>
          <w:rFonts w:ascii="Times New Roman" w:hAnsi="Times New Roman" w:cs="Times New Roman"/>
        </w:rPr>
      </w:pPr>
      <w:r w:rsidRPr="007926B6">
        <w:rPr>
          <w:rFonts w:ascii="Times New Roman" w:hAnsi="Times New Roman" w:cs="Times New Roman"/>
        </w:rPr>
        <w:t>Pós-Vendas: Agendamento de retornos, registro de avaliação do cliente, envio de resumo de pós-vendas.</w:t>
      </w:r>
    </w:p>
    <w:p w14:paraId="76ABF88C" w14:textId="77777777" w:rsidR="000A1037" w:rsidRPr="007926B6" w:rsidRDefault="000A1037">
      <w:pPr>
        <w:pBdr>
          <w:top w:val="nil"/>
          <w:left w:val="nil"/>
          <w:bottom w:val="nil"/>
          <w:right w:val="nil"/>
          <w:between w:val="nil"/>
        </w:pBdr>
        <w:spacing w:line="240" w:lineRule="auto"/>
        <w:rPr>
          <w:rFonts w:ascii="Times New Roman" w:hAnsi="Times New Roman" w:cs="Times New Roman"/>
          <w:b/>
        </w:rPr>
      </w:pPr>
    </w:p>
    <w:p w14:paraId="4A6A4A71" w14:textId="77777777" w:rsidR="00186AB4" w:rsidRPr="007926B6" w:rsidRDefault="00000000">
      <w:pPr>
        <w:pBdr>
          <w:top w:val="nil"/>
          <w:left w:val="nil"/>
          <w:bottom w:val="nil"/>
          <w:right w:val="nil"/>
          <w:between w:val="nil"/>
        </w:pBdr>
        <w:spacing w:line="240" w:lineRule="auto"/>
        <w:rPr>
          <w:rFonts w:ascii="Times New Roman" w:eastAsia="Times New Roman" w:hAnsi="Times New Roman" w:cs="Times New Roman"/>
          <w:b/>
        </w:rPr>
      </w:pPr>
      <w:r w:rsidRPr="007926B6">
        <w:rPr>
          <w:rFonts w:ascii="Times New Roman" w:eastAsia="Play" w:hAnsi="Times New Roman" w:cs="Times New Roman"/>
          <w:color w:val="0F4761"/>
          <w:sz w:val="32"/>
          <w:szCs w:val="32"/>
        </w:rPr>
        <w:t>Atores do sistema</w:t>
      </w:r>
      <w:r w:rsidRPr="007926B6">
        <w:rPr>
          <w:rFonts w:ascii="Times New Roman" w:eastAsia="Times New Roman" w:hAnsi="Times New Roman" w:cs="Times New Roman"/>
        </w:rPr>
        <w:br/>
      </w:r>
      <w:r w:rsidRPr="007926B6">
        <w:rPr>
          <w:rFonts w:ascii="Times New Roman" w:eastAsia="Times New Roman" w:hAnsi="Times New Roman" w:cs="Times New Roman"/>
          <w:b/>
        </w:rPr>
        <w:t>Entidades Propriedades (Substantivos):</w:t>
      </w:r>
    </w:p>
    <w:p w14:paraId="3E6B062D" w14:textId="68CEA6B9" w:rsidR="000A1037" w:rsidRPr="007926B6" w:rsidRDefault="00000000">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br/>
        <w:t xml:space="preserve">1. </w:t>
      </w:r>
      <w:proofErr w:type="spellStart"/>
      <w:r w:rsidR="003D47EC" w:rsidRPr="007926B6">
        <w:rPr>
          <w:rFonts w:ascii="Times New Roman" w:eastAsia="Times New Roman" w:hAnsi="Times New Roman" w:cs="Times New Roman"/>
        </w:rPr>
        <w:t>Company</w:t>
      </w:r>
      <w:proofErr w:type="spellEnd"/>
    </w:p>
    <w:p w14:paraId="2EB55412" w14:textId="18F74217" w:rsidR="003D47EC" w:rsidRPr="007926B6" w:rsidRDefault="003D47EC" w:rsidP="003D47EC">
      <w:pPr>
        <w:pStyle w:val="PargrafodaLista"/>
        <w:numPr>
          <w:ilvl w:val="0"/>
          <w:numId w:val="9"/>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Empresa principal com CNPJ</w:t>
      </w:r>
    </w:p>
    <w:p w14:paraId="6FFDBC87" w14:textId="44EDFBA8" w:rsidR="003D47EC" w:rsidRPr="007926B6" w:rsidRDefault="003D47EC" w:rsidP="003D47EC">
      <w:pPr>
        <w:pStyle w:val="PargrafodaLista"/>
        <w:numPr>
          <w:ilvl w:val="0"/>
          <w:numId w:val="9"/>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Endereço completo</w:t>
      </w:r>
    </w:p>
    <w:p w14:paraId="1D1BC0D2" w14:textId="35B6D2D5" w:rsidR="003D47EC" w:rsidRPr="007926B6" w:rsidRDefault="003D47EC" w:rsidP="003D47EC">
      <w:pPr>
        <w:pStyle w:val="PargrafodaLista"/>
        <w:numPr>
          <w:ilvl w:val="0"/>
          <w:numId w:val="9"/>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Telefone de contato</w:t>
      </w:r>
    </w:p>
    <w:p w14:paraId="4933BC58" w14:textId="7D0C715F" w:rsidR="003D47EC" w:rsidRPr="007926B6" w:rsidRDefault="003D47EC" w:rsidP="003D47EC">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2. </w:t>
      </w:r>
      <w:proofErr w:type="spellStart"/>
      <w:r w:rsidRPr="007926B6">
        <w:rPr>
          <w:rFonts w:ascii="Times New Roman" w:eastAsia="Times New Roman" w:hAnsi="Times New Roman" w:cs="Times New Roman"/>
        </w:rPr>
        <w:t>Subsidiary</w:t>
      </w:r>
      <w:proofErr w:type="spellEnd"/>
    </w:p>
    <w:p w14:paraId="64373ACA" w14:textId="3953452D" w:rsidR="003D47EC" w:rsidRPr="007926B6" w:rsidRDefault="003D47EC" w:rsidP="003D47EC">
      <w:pPr>
        <w:pStyle w:val="PargrafodaLista"/>
        <w:numPr>
          <w:ilvl w:val="0"/>
          <w:numId w:val="10"/>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Filiais da empresa</w:t>
      </w:r>
    </w:p>
    <w:p w14:paraId="14147249" w14:textId="799B1244" w:rsidR="003D47EC" w:rsidRPr="007926B6" w:rsidRDefault="003D47EC" w:rsidP="003D47EC">
      <w:pPr>
        <w:pStyle w:val="PargrafodaLista"/>
        <w:numPr>
          <w:ilvl w:val="0"/>
          <w:numId w:val="10"/>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CNPJ próprio para emissão de N.F.</w:t>
      </w:r>
    </w:p>
    <w:p w14:paraId="177E6A29" w14:textId="7A670258" w:rsidR="003D47EC" w:rsidRPr="007926B6" w:rsidRDefault="003D47EC" w:rsidP="003D47EC">
      <w:pPr>
        <w:pStyle w:val="PargrafodaLista"/>
        <w:numPr>
          <w:ilvl w:val="0"/>
          <w:numId w:val="10"/>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Horários de funcionamento</w:t>
      </w:r>
    </w:p>
    <w:p w14:paraId="78F24FAE" w14:textId="0346DAAC" w:rsidR="003D47EC" w:rsidRPr="007926B6" w:rsidRDefault="003D47EC" w:rsidP="003D47EC">
      <w:pPr>
        <w:pStyle w:val="PargrafodaLista"/>
        <w:numPr>
          <w:ilvl w:val="0"/>
          <w:numId w:val="10"/>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Endereço </w:t>
      </w:r>
      <w:proofErr w:type="spellStart"/>
      <w:r w:rsidRPr="007926B6">
        <w:rPr>
          <w:rFonts w:ascii="Times New Roman" w:eastAsia="Times New Roman" w:hAnsi="Times New Roman" w:cs="Times New Roman"/>
        </w:rPr>
        <w:t>especfício</w:t>
      </w:r>
      <w:proofErr w:type="spellEnd"/>
    </w:p>
    <w:p w14:paraId="34381276" w14:textId="7C683794" w:rsidR="003D47EC" w:rsidRPr="007926B6" w:rsidRDefault="003D47EC" w:rsidP="003D47EC">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3. </w:t>
      </w:r>
      <w:proofErr w:type="spellStart"/>
      <w:r w:rsidRPr="007926B6">
        <w:rPr>
          <w:rFonts w:ascii="Times New Roman" w:eastAsia="Times New Roman" w:hAnsi="Times New Roman" w:cs="Times New Roman"/>
        </w:rPr>
        <w:t>User</w:t>
      </w:r>
      <w:proofErr w:type="spellEnd"/>
      <w:r w:rsidRPr="007926B6">
        <w:rPr>
          <w:rFonts w:ascii="Times New Roman" w:eastAsia="Times New Roman" w:hAnsi="Times New Roman" w:cs="Times New Roman"/>
        </w:rPr>
        <w:t xml:space="preserve"> (Usuários)</w:t>
      </w:r>
    </w:p>
    <w:p w14:paraId="372646A6" w14:textId="4DCE0755" w:rsidR="003D47EC" w:rsidRPr="007926B6" w:rsidRDefault="003D47EC" w:rsidP="003D47EC">
      <w:pPr>
        <w:pStyle w:val="PargrafodaLista"/>
        <w:numPr>
          <w:ilvl w:val="0"/>
          <w:numId w:val="1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Usuários do sistema com diferentes perfis</w:t>
      </w:r>
    </w:p>
    <w:p w14:paraId="4309F36C" w14:textId="0BD61733" w:rsidR="003D47EC" w:rsidRPr="007926B6" w:rsidRDefault="003D47EC" w:rsidP="003D47EC">
      <w:pPr>
        <w:pStyle w:val="PargrafodaLista"/>
        <w:numPr>
          <w:ilvl w:val="0"/>
          <w:numId w:val="1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Roles: ADMIN, PROFESISONAL, </w:t>
      </w:r>
      <w:proofErr w:type="gramStart"/>
      <w:r w:rsidRPr="007926B6">
        <w:rPr>
          <w:rFonts w:ascii="Times New Roman" w:eastAsia="Times New Roman" w:hAnsi="Times New Roman" w:cs="Times New Roman"/>
        </w:rPr>
        <w:t>RECEPCIONIST, etc.</w:t>
      </w:r>
      <w:proofErr w:type="gramEnd"/>
    </w:p>
    <w:p w14:paraId="41F297C6" w14:textId="78A12824" w:rsidR="003D47EC" w:rsidRPr="007926B6" w:rsidRDefault="003D47EC" w:rsidP="003D47EC">
      <w:pPr>
        <w:pStyle w:val="PargrafodaLista"/>
        <w:numPr>
          <w:ilvl w:val="0"/>
          <w:numId w:val="1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Vinculados a empresa</w:t>
      </w:r>
    </w:p>
    <w:p w14:paraId="485BBE94" w14:textId="6BD5675D" w:rsidR="003D47EC" w:rsidRPr="007926B6" w:rsidRDefault="003D47EC" w:rsidP="003D47EC">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4. </w:t>
      </w:r>
      <w:proofErr w:type="spellStart"/>
      <w:r w:rsidRPr="007926B6">
        <w:rPr>
          <w:rFonts w:ascii="Times New Roman" w:eastAsia="Times New Roman" w:hAnsi="Times New Roman" w:cs="Times New Roman"/>
        </w:rPr>
        <w:t>Professionals</w:t>
      </w:r>
      <w:proofErr w:type="spellEnd"/>
    </w:p>
    <w:p w14:paraId="4D955716" w14:textId="5ED9AD62" w:rsidR="003D47EC" w:rsidRPr="007926B6" w:rsidRDefault="003D47EC" w:rsidP="003D47EC">
      <w:pPr>
        <w:pStyle w:val="PargrafodaLista"/>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Especialistas que realizam procedimento</w:t>
      </w:r>
    </w:p>
    <w:p w14:paraId="4E399E73" w14:textId="33DA4B4B" w:rsidR="003D47EC" w:rsidRPr="007926B6" w:rsidRDefault="003D47EC" w:rsidP="003D47EC">
      <w:pPr>
        <w:pStyle w:val="PargrafodaLista"/>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Configurações personalizadas de serviço</w:t>
      </w:r>
    </w:p>
    <w:p w14:paraId="56E80ABD" w14:textId="4A643991" w:rsidR="003D47EC" w:rsidRPr="007926B6" w:rsidRDefault="00186AB4" w:rsidP="003D47EC">
      <w:pPr>
        <w:pStyle w:val="PargrafodaLista"/>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Comissões e preços customizáveis</w:t>
      </w:r>
    </w:p>
    <w:p w14:paraId="1CBF5B79" w14:textId="08121426" w:rsidR="00186AB4" w:rsidRPr="007926B6" w:rsidRDefault="00186AB4" w:rsidP="003D47EC">
      <w:pPr>
        <w:pStyle w:val="PargrafodaLista"/>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Horários de atendimento</w:t>
      </w:r>
    </w:p>
    <w:p w14:paraId="5E770C82" w14:textId="74A0B7C4"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5. </w:t>
      </w:r>
      <w:proofErr w:type="spellStart"/>
      <w:r w:rsidRPr="007926B6">
        <w:rPr>
          <w:rFonts w:ascii="Times New Roman" w:eastAsia="Times New Roman" w:hAnsi="Times New Roman" w:cs="Times New Roman"/>
        </w:rPr>
        <w:t>Customer</w:t>
      </w:r>
      <w:proofErr w:type="spellEnd"/>
      <w:r w:rsidRPr="007926B6">
        <w:rPr>
          <w:rFonts w:ascii="Times New Roman" w:eastAsia="Times New Roman" w:hAnsi="Times New Roman" w:cs="Times New Roman"/>
        </w:rPr>
        <w:t xml:space="preserve"> (Cliente)</w:t>
      </w:r>
    </w:p>
    <w:p w14:paraId="2E3AED6A" w14:textId="5F771D2B" w:rsidR="00186AB4" w:rsidRPr="007926B6" w:rsidRDefault="00186AB4" w:rsidP="00186AB4">
      <w:pPr>
        <w:pStyle w:val="PargrafodaLista"/>
        <w:numPr>
          <w:ilvl w:val="0"/>
          <w:numId w:val="1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Clientes da clínica</w:t>
      </w:r>
    </w:p>
    <w:p w14:paraId="7631ECEC" w14:textId="1F1A0312" w:rsidR="00186AB4" w:rsidRPr="007926B6" w:rsidRDefault="00186AB4" w:rsidP="00186AB4">
      <w:pPr>
        <w:pStyle w:val="PargrafodaLista"/>
        <w:numPr>
          <w:ilvl w:val="0"/>
          <w:numId w:val="1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Dados completos para N.F.</w:t>
      </w:r>
    </w:p>
    <w:p w14:paraId="06506816" w14:textId="75D85EA6" w:rsidR="00186AB4" w:rsidRPr="007926B6" w:rsidRDefault="00186AB4" w:rsidP="00186AB4">
      <w:pPr>
        <w:pStyle w:val="PargrafodaLista"/>
        <w:numPr>
          <w:ilvl w:val="0"/>
          <w:numId w:val="1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Histórico de atendimento</w:t>
      </w:r>
    </w:p>
    <w:p w14:paraId="5FC0FC46" w14:textId="34F70A60" w:rsidR="00186AB4" w:rsidRPr="007926B6" w:rsidRDefault="00186AB4" w:rsidP="00186AB4">
      <w:pPr>
        <w:pStyle w:val="PargrafodaLista"/>
        <w:numPr>
          <w:ilvl w:val="0"/>
          <w:numId w:val="1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Conta financeira</w:t>
      </w:r>
    </w:p>
    <w:p w14:paraId="23AAC913" w14:textId="77777777"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p>
    <w:p w14:paraId="360EEEB4" w14:textId="43E5B970"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6. Item (Serviço)</w:t>
      </w:r>
    </w:p>
    <w:p w14:paraId="1E966B9D" w14:textId="3A69DD80" w:rsidR="00186AB4" w:rsidRPr="007926B6" w:rsidRDefault="00186AB4" w:rsidP="00186AB4">
      <w:pPr>
        <w:pStyle w:val="PargrafodaLista"/>
        <w:numPr>
          <w:ilvl w:val="0"/>
          <w:numId w:val="14"/>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lastRenderedPageBreak/>
        <w:t>Serviços ofertados pela clínica</w:t>
      </w:r>
    </w:p>
    <w:p w14:paraId="27153EFD" w14:textId="41D8C1CC" w:rsidR="00186AB4" w:rsidRPr="007926B6" w:rsidRDefault="00186AB4" w:rsidP="00186AB4">
      <w:pPr>
        <w:pStyle w:val="PargrafodaLista"/>
        <w:numPr>
          <w:ilvl w:val="0"/>
          <w:numId w:val="14"/>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Preço padrão</w:t>
      </w:r>
    </w:p>
    <w:p w14:paraId="25065550" w14:textId="543EC8C1" w:rsidR="00186AB4" w:rsidRPr="007926B6" w:rsidRDefault="00186AB4" w:rsidP="00186AB4">
      <w:pPr>
        <w:pStyle w:val="PargrafodaLista"/>
        <w:numPr>
          <w:ilvl w:val="0"/>
          <w:numId w:val="14"/>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Duração em minutos</w:t>
      </w:r>
    </w:p>
    <w:p w14:paraId="66497BE2" w14:textId="06B0B41D" w:rsidR="00186AB4" w:rsidRPr="007926B6" w:rsidRDefault="00186AB4" w:rsidP="00186AB4">
      <w:pPr>
        <w:pStyle w:val="PargrafodaLista"/>
        <w:numPr>
          <w:ilvl w:val="0"/>
          <w:numId w:val="14"/>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Exigências de pré-pagamento</w:t>
      </w:r>
    </w:p>
    <w:p w14:paraId="306B53D7" w14:textId="5F72365C"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7. </w:t>
      </w:r>
      <w:proofErr w:type="spellStart"/>
      <w:r w:rsidRPr="007926B6">
        <w:rPr>
          <w:rFonts w:ascii="Times New Roman" w:eastAsia="Times New Roman" w:hAnsi="Times New Roman" w:cs="Times New Roman"/>
        </w:rPr>
        <w:t>Appointment</w:t>
      </w:r>
      <w:proofErr w:type="spellEnd"/>
    </w:p>
    <w:p w14:paraId="194B06CA" w14:textId="4195B1BB" w:rsidR="00186AB4" w:rsidRPr="007926B6" w:rsidRDefault="00186AB4" w:rsidP="00186AB4">
      <w:pPr>
        <w:pStyle w:val="PargrafodaLista"/>
        <w:numPr>
          <w:ilvl w:val="0"/>
          <w:numId w:val="15"/>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Data e horário</w:t>
      </w:r>
    </w:p>
    <w:p w14:paraId="20DFCDEA" w14:textId="2E7C186C" w:rsidR="00186AB4" w:rsidRPr="007926B6" w:rsidRDefault="00186AB4" w:rsidP="00186AB4">
      <w:pPr>
        <w:pStyle w:val="PargrafodaLista"/>
        <w:numPr>
          <w:ilvl w:val="0"/>
          <w:numId w:val="15"/>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Status (pendente, não confirmado, confirmado, em atendimento, concluído)</w:t>
      </w:r>
    </w:p>
    <w:p w14:paraId="3609C644" w14:textId="4A8774DA" w:rsidR="00186AB4" w:rsidRPr="007926B6" w:rsidRDefault="00186AB4" w:rsidP="00186AB4">
      <w:pPr>
        <w:pStyle w:val="PargrafodaLista"/>
        <w:numPr>
          <w:ilvl w:val="0"/>
          <w:numId w:val="15"/>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Profissional e clientes vinculados</w:t>
      </w:r>
    </w:p>
    <w:p w14:paraId="2199F7D0" w14:textId="2DAF92A8" w:rsidR="00186AB4" w:rsidRPr="007926B6" w:rsidRDefault="00186AB4" w:rsidP="00186AB4">
      <w:pPr>
        <w:pStyle w:val="PargrafodaLista"/>
        <w:numPr>
          <w:ilvl w:val="0"/>
          <w:numId w:val="15"/>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Sala/ cadeira </w:t>
      </w:r>
      <w:proofErr w:type="spellStart"/>
      <w:r w:rsidRPr="007926B6">
        <w:rPr>
          <w:rFonts w:ascii="Times New Roman" w:eastAsia="Times New Roman" w:hAnsi="Times New Roman" w:cs="Times New Roman"/>
        </w:rPr>
        <w:t>designido</w:t>
      </w:r>
      <w:proofErr w:type="spellEnd"/>
    </w:p>
    <w:p w14:paraId="1492FBEE" w14:textId="7186C09E"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8. </w:t>
      </w:r>
      <w:proofErr w:type="spellStart"/>
      <w:r w:rsidRPr="007926B6">
        <w:rPr>
          <w:rFonts w:ascii="Times New Roman" w:eastAsia="Times New Roman" w:hAnsi="Times New Roman" w:cs="Times New Roman"/>
        </w:rPr>
        <w:t>ChairRoom</w:t>
      </w:r>
      <w:proofErr w:type="spellEnd"/>
      <w:r w:rsidRPr="007926B6">
        <w:rPr>
          <w:rFonts w:ascii="Times New Roman" w:eastAsia="Times New Roman" w:hAnsi="Times New Roman" w:cs="Times New Roman"/>
        </w:rPr>
        <w:t xml:space="preserve"> (Sala / Cadeira)</w:t>
      </w:r>
    </w:p>
    <w:p w14:paraId="23EB2B20" w14:textId="6585531B" w:rsidR="00186AB4" w:rsidRPr="007926B6" w:rsidRDefault="00186AB4" w:rsidP="00186AB4">
      <w:pPr>
        <w:pStyle w:val="PargrafodaLista"/>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Recursos físicos da clínica</w:t>
      </w:r>
    </w:p>
    <w:p w14:paraId="14DA2789" w14:textId="635DBB84" w:rsidR="00186AB4" w:rsidRPr="007926B6" w:rsidRDefault="00186AB4" w:rsidP="00186AB4">
      <w:pPr>
        <w:pStyle w:val="PargrafodaLista"/>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Capacidade e localização</w:t>
      </w:r>
    </w:p>
    <w:p w14:paraId="1BDBE599" w14:textId="01C7002C" w:rsidR="00186AB4" w:rsidRPr="007926B6" w:rsidRDefault="00186AB4" w:rsidP="00186AB4">
      <w:pPr>
        <w:pStyle w:val="PargrafodaLista"/>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Horários de disponibilidade</w:t>
      </w:r>
    </w:p>
    <w:p w14:paraId="21FEA5E8" w14:textId="1EB9E1A6" w:rsidR="00186AB4" w:rsidRPr="007926B6" w:rsidRDefault="00186AB4" w:rsidP="007926B6">
      <w:pPr>
        <w:pStyle w:val="PargrafodaLista"/>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Atribuição de profissionais</w:t>
      </w:r>
    </w:p>
    <w:p w14:paraId="2AD8B4CE" w14:textId="07E4F4C5" w:rsidR="000A1037" w:rsidRPr="007926B6" w:rsidRDefault="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9. Service </w:t>
      </w:r>
      <w:proofErr w:type="spellStart"/>
      <w:r w:rsidRPr="007926B6">
        <w:rPr>
          <w:rFonts w:ascii="Times New Roman" w:eastAsia="Times New Roman" w:hAnsi="Times New Roman" w:cs="Times New Roman"/>
        </w:rPr>
        <w:t>Order</w:t>
      </w:r>
      <w:proofErr w:type="spellEnd"/>
    </w:p>
    <w:p w14:paraId="61F7B67E" w14:textId="7BF8BBF0" w:rsidR="00186AB4" w:rsidRPr="007926B6" w:rsidRDefault="00186AB4" w:rsidP="00186AB4">
      <w:pPr>
        <w:pStyle w:val="PargrafodaLista"/>
        <w:numPr>
          <w:ilvl w:val="0"/>
          <w:numId w:val="17"/>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Registro dos serviços prestados</w:t>
      </w:r>
    </w:p>
    <w:p w14:paraId="3ED8C9F0" w14:textId="2686D14F" w:rsidR="00186AB4" w:rsidRPr="007926B6" w:rsidRDefault="00186AB4" w:rsidP="00186AB4">
      <w:pPr>
        <w:pStyle w:val="PargrafodaLista"/>
        <w:numPr>
          <w:ilvl w:val="0"/>
          <w:numId w:val="17"/>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Valores envolvidos</w:t>
      </w:r>
    </w:p>
    <w:p w14:paraId="495ED07D" w14:textId="37E55880" w:rsidR="00186AB4" w:rsidRPr="007926B6" w:rsidRDefault="00186AB4" w:rsidP="00186AB4">
      <w:pPr>
        <w:pStyle w:val="PargrafodaLista"/>
        <w:numPr>
          <w:ilvl w:val="0"/>
          <w:numId w:val="17"/>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Status da ordem</w:t>
      </w:r>
    </w:p>
    <w:p w14:paraId="66652FF1" w14:textId="53DE48EF" w:rsidR="00186AB4" w:rsidRPr="007926B6" w:rsidRDefault="00186AB4" w:rsidP="00186AB4">
      <w:pPr>
        <w:pStyle w:val="PargrafodaLista"/>
        <w:numPr>
          <w:ilvl w:val="0"/>
          <w:numId w:val="17"/>
        </w:numPr>
        <w:pBdr>
          <w:top w:val="nil"/>
          <w:left w:val="nil"/>
          <w:bottom w:val="nil"/>
          <w:right w:val="nil"/>
          <w:between w:val="nil"/>
        </w:pBdr>
        <w:spacing w:line="240" w:lineRule="auto"/>
        <w:rPr>
          <w:rFonts w:ascii="Times New Roman" w:eastAsia="Times New Roman" w:hAnsi="Times New Roman" w:cs="Times New Roman"/>
        </w:rPr>
      </w:pPr>
      <w:proofErr w:type="spellStart"/>
      <w:r w:rsidRPr="007926B6">
        <w:rPr>
          <w:rFonts w:ascii="Times New Roman" w:eastAsia="Times New Roman" w:hAnsi="Times New Roman" w:cs="Times New Roman"/>
        </w:rPr>
        <w:t>Multiplos</w:t>
      </w:r>
      <w:proofErr w:type="spellEnd"/>
      <w:r w:rsidRPr="007926B6">
        <w:rPr>
          <w:rFonts w:ascii="Times New Roman" w:eastAsia="Times New Roman" w:hAnsi="Times New Roman" w:cs="Times New Roman"/>
        </w:rPr>
        <w:t xml:space="preserve"> </w:t>
      </w:r>
      <w:proofErr w:type="spellStart"/>
      <w:r w:rsidRPr="007926B6">
        <w:rPr>
          <w:rFonts w:ascii="Times New Roman" w:eastAsia="Times New Roman" w:hAnsi="Times New Roman" w:cs="Times New Roman"/>
        </w:rPr>
        <w:t>items</w:t>
      </w:r>
      <w:proofErr w:type="spellEnd"/>
    </w:p>
    <w:p w14:paraId="664A48D1" w14:textId="2B28919C"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10. MedicalRecord (Prontuário) </w:t>
      </w:r>
    </w:p>
    <w:p w14:paraId="04F42340" w14:textId="74025447" w:rsidR="00186AB4" w:rsidRPr="007926B6" w:rsidRDefault="00186AB4" w:rsidP="00186AB4">
      <w:pPr>
        <w:pStyle w:val="PargrafodaLista"/>
        <w:numPr>
          <w:ilvl w:val="0"/>
          <w:numId w:val="2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Registros médicos por atendimento</w:t>
      </w:r>
    </w:p>
    <w:p w14:paraId="6DCD9F13" w14:textId="6B7798F3" w:rsidR="00186AB4" w:rsidRPr="007926B6" w:rsidRDefault="00186AB4" w:rsidP="00186AB4">
      <w:pPr>
        <w:pStyle w:val="PargrafodaLista"/>
        <w:numPr>
          <w:ilvl w:val="0"/>
          <w:numId w:val="2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Anotações do profissional</w:t>
      </w:r>
    </w:p>
    <w:p w14:paraId="3C660496" w14:textId="16E7B56D" w:rsidR="00186AB4" w:rsidRPr="007926B6" w:rsidRDefault="00186AB4" w:rsidP="00186AB4">
      <w:pPr>
        <w:pStyle w:val="PargrafodaLista"/>
        <w:numPr>
          <w:ilvl w:val="0"/>
          <w:numId w:val="2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Fotos antes/depois</w:t>
      </w:r>
    </w:p>
    <w:p w14:paraId="1E5B8F2B" w14:textId="7164E429" w:rsidR="00186AB4" w:rsidRPr="007926B6" w:rsidRDefault="00186AB4" w:rsidP="00186AB4">
      <w:pPr>
        <w:pStyle w:val="PargrafodaLista"/>
        <w:numPr>
          <w:ilvl w:val="0"/>
          <w:numId w:val="21"/>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Status de finalização</w:t>
      </w:r>
    </w:p>
    <w:p w14:paraId="7608D297" w14:textId="049334C1"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11. ClientAccount (Conta do Cliente) </w:t>
      </w:r>
    </w:p>
    <w:p w14:paraId="3318ED57" w14:textId="31F2E393" w:rsidR="00186AB4" w:rsidRPr="007926B6" w:rsidRDefault="00186AB4" w:rsidP="00186AB4">
      <w:pPr>
        <w:pStyle w:val="PargrafodaLista"/>
        <w:numPr>
          <w:ilvl w:val="0"/>
          <w:numId w:val="2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Saldo livre e retido</w:t>
      </w:r>
    </w:p>
    <w:p w14:paraId="044C5BD2" w14:textId="7359E458" w:rsidR="00186AB4" w:rsidRPr="007926B6" w:rsidRDefault="00186AB4" w:rsidP="00186AB4">
      <w:pPr>
        <w:pStyle w:val="PargrafodaLista"/>
        <w:numPr>
          <w:ilvl w:val="0"/>
          <w:numId w:val="2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Histórico de transações</w:t>
      </w:r>
    </w:p>
    <w:p w14:paraId="55A81B07" w14:textId="08E2B85E" w:rsidR="00186AB4" w:rsidRPr="007926B6" w:rsidRDefault="00186AB4" w:rsidP="007926B6">
      <w:pPr>
        <w:pStyle w:val="PargrafodaLista"/>
        <w:numPr>
          <w:ilvl w:val="0"/>
          <w:numId w:val="22"/>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Controle financeiro</w:t>
      </w:r>
    </w:p>
    <w:p w14:paraId="1A204AA6" w14:textId="44FB710F" w:rsidR="00186AB4" w:rsidRPr="007926B6" w:rsidRDefault="00186AB4" w:rsidP="00186AB4">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 xml:space="preserve">12. ProfessionalServiceCfg (Configuração de Serviço) </w:t>
      </w:r>
    </w:p>
    <w:p w14:paraId="288AE213" w14:textId="1B075EEC" w:rsidR="00186AB4" w:rsidRPr="007926B6" w:rsidRDefault="00186AB4" w:rsidP="00186AB4">
      <w:pPr>
        <w:pStyle w:val="PargrafodaLista"/>
        <w:numPr>
          <w:ilvl w:val="0"/>
          <w:numId w:val="2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Preços customizados por profissional</w:t>
      </w:r>
    </w:p>
    <w:p w14:paraId="23365EFC" w14:textId="2E3F539F" w:rsidR="00186AB4" w:rsidRPr="007926B6" w:rsidRDefault="00186AB4" w:rsidP="00186AB4">
      <w:pPr>
        <w:pStyle w:val="PargrafodaLista"/>
        <w:numPr>
          <w:ilvl w:val="0"/>
          <w:numId w:val="2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Comissões específicas</w:t>
      </w:r>
    </w:p>
    <w:p w14:paraId="56F5D58A" w14:textId="6CAC2A62" w:rsidR="00186AB4" w:rsidRPr="007926B6" w:rsidRDefault="00186AB4" w:rsidP="007926B6">
      <w:pPr>
        <w:pStyle w:val="PargrafodaLista"/>
        <w:numPr>
          <w:ilvl w:val="0"/>
          <w:numId w:val="23"/>
        </w:num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Times New Roman" w:hAnsi="Times New Roman" w:cs="Times New Roman"/>
        </w:rPr>
        <w:t>Durações personalizadas</w:t>
      </w:r>
    </w:p>
    <w:p w14:paraId="569D0F1D" w14:textId="77777777" w:rsidR="000A1037" w:rsidRPr="007926B6" w:rsidRDefault="000A1037">
      <w:pPr>
        <w:pBdr>
          <w:top w:val="nil"/>
          <w:left w:val="nil"/>
          <w:bottom w:val="nil"/>
          <w:right w:val="nil"/>
          <w:between w:val="nil"/>
        </w:pBdr>
        <w:spacing w:line="240" w:lineRule="auto"/>
        <w:rPr>
          <w:rFonts w:ascii="Times New Roman" w:eastAsia="Times New Roman" w:hAnsi="Times New Roman" w:cs="Times New Roman"/>
        </w:rPr>
      </w:pPr>
    </w:p>
    <w:p w14:paraId="6259A1ED" w14:textId="77777777" w:rsidR="000A1037" w:rsidRPr="007926B6" w:rsidRDefault="000A1037">
      <w:pPr>
        <w:pBdr>
          <w:top w:val="nil"/>
          <w:left w:val="nil"/>
          <w:bottom w:val="nil"/>
          <w:right w:val="nil"/>
          <w:between w:val="nil"/>
        </w:pBdr>
        <w:spacing w:line="240" w:lineRule="auto"/>
        <w:rPr>
          <w:rFonts w:ascii="Times New Roman" w:eastAsia="Times New Roman" w:hAnsi="Times New Roman" w:cs="Times New Roman"/>
        </w:rPr>
      </w:pPr>
    </w:p>
    <w:p w14:paraId="23A5EB7F" w14:textId="77777777" w:rsidR="000A1037" w:rsidRPr="007926B6" w:rsidRDefault="000A1037">
      <w:pPr>
        <w:pBdr>
          <w:top w:val="nil"/>
          <w:left w:val="nil"/>
          <w:bottom w:val="nil"/>
          <w:right w:val="nil"/>
          <w:between w:val="nil"/>
        </w:pBdr>
        <w:spacing w:line="240" w:lineRule="auto"/>
        <w:rPr>
          <w:rFonts w:ascii="Times New Roman" w:eastAsia="Times New Roman" w:hAnsi="Times New Roman" w:cs="Times New Roman"/>
        </w:rPr>
      </w:pPr>
    </w:p>
    <w:p w14:paraId="2F483E48" w14:textId="5ADEF5E0" w:rsidR="000A1037" w:rsidRPr="007926B6" w:rsidRDefault="00000000">
      <w:pPr>
        <w:pBdr>
          <w:top w:val="nil"/>
          <w:left w:val="nil"/>
          <w:bottom w:val="nil"/>
          <w:right w:val="nil"/>
          <w:between w:val="nil"/>
        </w:pBdr>
        <w:spacing w:line="240" w:lineRule="auto"/>
        <w:rPr>
          <w:rFonts w:ascii="Times New Roman" w:eastAsia="Times New Roman" w:hAnsi="Times New Roman" w:cs="Times New Roman"/>
        </w:rPr>
      </w:pPr>
      <w:r w:rsidRPr="007926B6">
        <w:rPr>
          <w:rFonts w:ascii="Times New Roman" w:eastAsia="Play" w:hAnsi="Times New Roman" w:cs="Times New Roman"/>
          <w:color w:val="0F4761"/>
          <w:sz w:val="32"/>
          <w:szCs w:val="32"/>
        </w:rPr>
        <w:lastRenderedPageBreak/>
        <w:t>Funcionalidades do sistema</w:t>
      </w:r>
      <w:r w:rsidRPr="007926B6">
        <w:rPr>
          <w:rFonts w:ascii="Times New Roman" w:eastAsia="Times New Roman" w:hAnsi="Times New Roman" w:cs="Times New Roman"/>
          <w:b/>
        </w:rPr>
        <w:br/>
        <w:t>Casos de uso (Verbos):</w:t>
      </w:r>
      <w:r w:rsidRPr="007926B6">
        <w:rPr>
          <w:rFonts w:ascii="Times New Roman" w:eastAsia="Times New Roman" w:hAnsi="Times New Roman" w:cs="Times New Roman"/>
          <w:b/>
        </w:rPr>
        <w:br/>
      </w:r>
      <w:r w:rsidRPr="007926B6">
        <w:rPr>
          <w:rFonts w:ascii="Times New Roman" w:eastAsia="Times New Roman" w:hAnsi="Times New Roman" w:cs="Times New Roman"/>
        </w:rPr>
        <w:t>1. Cadastrar um agendamento</w:t>
      </w:r>
      <w:r w:rsidRPr="007926B6">
        <w:rPr>
          <w:rFonts w:ascii="Times New Roman" w:eastAsia="Times New Roman" w:hAnsi="Times New Roman" w:cs="Times New Roman"/>
        </w:rPr>
        <w:br/>
        <w:t>2. Mudar o repasse por um período pré</w:t>
      </w:r>
      <w:r w:rsidR="00B46D0D" w:rsidRPr="007926B6">
        <w:rPr>
          <w:rFonts w:ascii="Times New Roman" w:eastAsia="Times New Roman" w:hAnsi="Times New Roman" w:cs="Times New Roman"/>
        </w:rPr>
        <w:t>-</w:t>
      </w:r>
      <w:r w:rsidRPr="007926B6">
        <w:rPr>
          <w:rFonts w:ascii="Times New Roman" w:eastAsia="Times New Roman" w:hAnsi="Times New Roman" w:cs="Times New Roman"/>
        </w:rPr>
        <w:t>definido</w:t>
      </w:r>
      <w:r w:rsidRPr="007926B6">
        <w:rPr>
          <w:rFonts w:ascii="Times New Roman" w:eastAsia="Times New Roman" w:hAnsi="Times New Roman" w:cs="Times New Roman"/>
        </w:rPr>
        <w:br/>
        <w:t>3. Cadastrar cliente</w:t>
      </w:r>
      <w:r w:rsidRPr="007926B6">
        <w:rPr>
          <w:rFonts w:ascii="Times New Roman" w:eastAsia="Times New Roman" w:hAnsi="Times New Roman" w:cs="Times New Roman"/>
        </w:rPr>
        <w:br/>
        <w:t>4. Cadastrar profissional</w:t>
      </w:r>
      <w:r w:rsidRPr="007926B6">
        <w:rPr>
          <w:rFonts w:ascii="Times New Roman" w:eastAsia="Times New Roman" w:hAnsi="Times New Roman" w:cs="Times New Roman"/>
        </w:rPr>
        <w:br/>
        <w:t>5. Cadastrar cadeira</w:t>
      </w:r>
      <w:r w:rsidRPr="007926B6">
        <w:rPr>
          <w:rFonts w:ascii="Times New Roman" w:eastAsia="Times New Roman" w:hAnsi="Times New Roman" w:cs="Times New Roman"/>
        </w:rPr>
        <w:br/>
        <w:t>6. Faturar pedido de venda</w:t>
      </w:r>
      <w:r w:rsidR="00186AB4" w:rsidRPr="007926B6">
        <w:rPr>
          <w:rFonts w:ascii="Times New Roman" w:eastAsia="Times New Roman" w:hAnsi="Times New Roman" w:cs="Times New Roman"/>
        </w:rPr>
        <w:br/>
        <w:t>7. Cadastrar empresa</w:t>
      </w:r>
      <w:r w:rsidRPr="007926B6">
        <w:rPr>
          <w:rFonts w:ascii="Times New Roman" w:eastAsia="Times New Roman" w:hAnsi="Times New Roman" w:cs="Times New Roman"/>
        </w:rPr>
        <w:br/>
        <w:t>8. Cadastrar serviços</w:t>
      </w:r>
      <w:r w:rsidRPr="007926B6">
        <w:rPr>
          <w:rFonts w:ascii="Times New Roman" w:eastAsia="Times New Roman" w:hAnsi="Times New Roman" w:cs="Times New Roman"/>
        </w:rPr>
        <w:br/>
        <w:t>9. Visualizar a agenda</w:t>
      </w:r>
      <w:r w:rsidRPr="007926B6">
        <w:rPr>
          <w:rFonts w:ascii="Times New Roman" w:eastAsia="Times New Roman" w:hAnsi="Times New Roman" w:cs="Times New Roman"/>
        </w:rPr>
        <w:br/>
        <w:t>10. Cadastrar Estabelecimento</w:t>
      </w:r>
      <w:r w:rsidRPr="007926B6">
        <w:rPr>
          <w:rFonts w:ascii="Times New Roman" w:eastAsia="Times New Roman" w:hAnsi="Times New Roman" w:cs="Times New Roman"/>
        </w:rPr>
        <w:br/>
        <w:t>11 Receber pagamento</w:t>
      </w:r>
      <w:r w:rsidRPr="007926B6">
        <w:rPr>
          <w:rFonts w:ascii="Times New Roman" w:eastAsia="Times New Roman" w:hAnsi="Times New Roman" w:cs="Times New Roman"/>
        </w:rPr>
        <w:br/>
        <w:t>12. Registrar prontuário de atendimento</w:t>
      </w:r>
      <w:r w:rsidRPr="007926B6">
        <w:rPr>
          <w:rFonts w:ascii="Times New Roman" w:eastAsia="Times New Roman" w:hAnsi="Times New Roman" w:cs="Times New Roman"/>
        </w:rPr>
        <w:br/>
        <w:t>13. Indicar a disponibilidade de agenda</w:t>
      </w:r>
      <w:r w:rsidRPr="007926B6">
        <w:rPr>
          <w:rFonts w:ascii="Times New Roman" w:eastAsia="Times New Roman" w:hAnsi="Times New Roman" w:cs="Times New Roman"/>
        </w:rPr>
        <w:br/>
        <w:t>14. Iniciar um atendimento</w:t>
      </w:r>
      <w:r w:rsidRPr="007926B6">
        <w:rPr>
          <w:rFonts w:ascii="Times New Roman" w:eastAsia="Times New Roman" w:hAnsi="Times New Roman" w:cs="Times New Roman"/>
        </w:rPr>
        <w:br/>
        <w:t>15. Encerrar um atendimento</w:t>
      </w:r>
      <w:r w:rsidRPr="007926B6">
        <w:rPr>
          <w:rFonts w:ascii="Times New Roman" w:eastAsia="Times New Roman" w:hAnsi="Times New Roman" w:cs="Times New Roman"/>
        </w:rPr>
        <w:br/>
        <w:t>16. Definir a data limite para o retorno</w:t>
      </w:r>
      <w:r w:rsidRPr="007926B6">
        <w:rPr>
          <w:rFonts w:ascii="Times New Roman" w:eastAsia="Times New Roman" w:hAnsi="Times New Roman" w:cs="Times New Roman"/>
        </w:rPr>
        <w:br/>
        <w:t>17. Aumentar a data limite do retorno</w:t>
      </w:r>
      <w:r w:rsidRPr="007926B6">
        <w:rPr>
          <w:rFonts w:ascii="Times New Roman" w:eastAsia="Times New Roman" w:hAnsi="Times New Roman" w:cs="Times New Roman"/>
        </w:rPr>
        <w:br/>
        <w:t>18. Selecionar Cliente</w:t>
      </w:r>
      <w:r w:rsidRPr="007926B6">
        <w:rPr>
          <w:rFonts w:ascii="Times New Roman" w:eastAsia="Times New Roman" w:hAnsi="Times New Roman" w:cs="Times New Roman"/>
        </w:rPr>
        <w:br/>
        <w:t>19. Realizar check-in de cliente</w:t>
      </w:r>
      <w:r w:rsidR="00186AB4" w:rsidRPr="007926B6">
        <w:rPr>
          <w:rFonts w:ascii="Times New Roman" w:eastAsia="Times New Roman" w:hAnsi="Times New Roman" w:cs="Times New Roman"/>
        </w:rPr>
        <w:br/>
        <w:t>20. Verificar conflitos de agendamento</w:t>
      </w:r>
      <w:r w:rsidR="00186AB4" w:rsidRPr="007926B6">
        <w:rPr>
          <w:rFonts w:ascii="Times New Roman" w:eastAsia="Times New Roman" w:hAnsi="Times New Roman" w:cs="Times New Roman"/>
        </w:rPr>
        <w:br/>
        <w:t>21. Gerenciar horários de funcionamento</w:t>
      </w:r>
      <w:r w:rsidR="00186AB4" w:rsidRPr="007926B6">
        <w:rPr>
          <w:rFonts w:ascii="Times New Roman" w:eastAsia="Times New Roman" w:hAnsi="Times New Roman" w:cs="Times New Roman"/>
        </w:rPr>
        <w:br/>
        <w:t>22.</w:t>
      </w:r>
      <w:r w:rsidR="00B46D0D" w:rsidRPr="007926B6">
        <w:rPr>
          <w:rFonts w:ascii="Times New Roman" w:eastAsia="Times New Roman" w:hAnsi="Times New Roman" w:cs="Times New Roman"/>
        </w:rPr>
        <w:t xml:space="preserve"> Controlar conta do cliente</w:t>
      </w:r>
      <w:r w:rsidR="00B46D0D" w:rsidRPr="007926B6">
        <w:rPr>
          <w:rFonts w:ascii="Times New Roman" w:eastAsia="Times New Roman" w:hAnsi="Times New Roman" w:cs="Times New Roman"/>
        </w:rPr>
        <w:br/>
        <w:t>23. Atribuir profissional a uma sala ou cadeira</w:t>
      </w:r>
      <w:r w:rsidR="00B46D0D" w:rsidRPr="007926B6">
        <w:rPr>
          <w:rFonts w:ascii="Times New Roman" w:eastAsia="Times New Roman" w:hAnsi="Times New Roman" w:cs="Times New Roman"/>
        </w:rPr>
        <w:br/>
        <w:t>24. Cancelar agendamento</w:t>
      </w:r>
      <w:r w:rsidR="00B46D0D" w:rsidRPr="007926B6">
        <w:rPr>
          <w:rFonts w:ascii="Times New Roman" w:eastAsia="Times New Roman" w:hAnsi="Times New Roman" w:cs="Times New Roman"/>
        </w:rPr>
        <w:br/>
        <w:t>25. Confirmar agendamento</w:t>
      </w:r>
      <w:r w:rsidR="00B46D0D" w:rsidRPr="007926B6">
        <w:rPr>
          <w:rFonts w:ascii="Times New Roman" w:eastAsia="Times New Roman" w:hAnsi="Times New Roman" w:cs="Times New Roman"/>
        </w:rPr>
        <w:br/>
        <w:t>26. Atualizar agendamento</w:t>
      </w:r>
      <w:r w:rsidR="00B46D0D" w:rsidRPr="007926B6">
        <w:rPr>
          <w:rFonts w:ascii="Times New Roman" w:eastAsia="Times New Roman" w:hAnsi="Times New Roman" w:cs="Times New Roman"/>
        </w:rPr>
        <w:br/>
        <w:t>27. Registrar operações financeiras</w:t>
      </w:r>
      <w:r w:rsidR="00186AB4" w:rsidRPr="007926B6">
        <w:rPr>
          <w:rFonts w:ascii="Times New Roman" w:eastAsia="Times New Roman" w:hAnsi="Times New Roman" w:cs="Times New Roman"/>
        </w:rPr>
        <w:br/>
      </w:r>
      <w:r w:rsidRPr="007926B6">
        <w:rPr>
          <w:rFonts w:ascii="Times New Roman" w:eastAsia="Times New Roman" w:hAnsi="Times New Roman" w:cs="Times New Roman"/>
        </w:rPr>
        <w:br/>
      </w:r>
      <w:r w:rsidRPr="007926B6">
        <w:rPr>
          <w:rFonts w:ascii="Times New Roman" w:hAnsi="Times New Roman" w:cs="Times New Roman"/>
        </w:rPr>
        <w:br/>
        <w:t xml:space="preserve"> </w:t>
      </w:r>
    </w:p>
    <w:p w14:paraId="018A0D27" w14:textId="77777777" w:rsidR="000A1037" w:rsidRPr="007926B6" w:rsidRDefault="00000000">
      <w:pPr>
        <w:pStyle w:val="Ttulo2"/>
        <w:spacing w:line="240" w:lineRule="auto"/>
        <w:rPr>
          <w:rFonts w:ascii="Times New Roman" w:hAnsi="Times New Roman" w:cs="Times New Roman"/>
        </w:rPr>
      </w:pPr>
      <w:bookmarkStart w:id="3" w:name="_heading=h.ihji11u5new2" w:colFirst="0" w:colLast="0"/>
      <w:bookmarkEnd w:id="3"/>
      <w:r w:rsidRPr="007926B6">
        <w:rPr>
          <w:rFonts w:ascii="Times New Roman" w:hAnsi="Times New Roman" w:cs="Times New Roman"/>
        </w:rPr>
        <w:t xml:space="preserve">Requisitos do sistema </w:t>
      </w:r>
    </w:p>
    <w:p w14:paraId="3A1EEBF9" w14:textId="77777777" w:rsidR="00C646DA" w:rsidRPr="007926B6" w:rsidRDefault="00000000">
      <w:pPr>
        <w:rPr>
          <w:rFonts w:ascii="Times New Roman" w:hAnsi="Times New Roman" w:cs="Times New Roman"/>
          <w:b/>
        </w:rPr>
      </w:pPr>
      <w:r w:rsidRPr="007926B6">
        <w:rPr>
          <w:rFonts w:ascii="Times New Roman" w:hAnsi="Times New Roman" w:cs="Times New Roman"/>
          <w:b/>
        </w:rPr>
        <w:t>O sistema deve permitir:</w:t>
      </w:r>
    </w:p>
    <w:p w14:paraId="00781B17" w14:textId="627F33F1" w:rsidR="00C646DA" w:rsidRPr="007926B6" w:rsidRDefault="00C646DA">
      <w:pPr>
        <w:rPr>
          <w:rFonts w:ascii="Times New Roman" w:hAnsi="Times New Roman" w:cs="Times New Roman"/>
          <w:bCs/>
        </w:rPr>
      </w:pPr>
      <w:r w:rsidRPr="007926B6">
        <w:rPr>
          <w:rFonts w:ascii="Times New Roman" w:hAnsi="Times New Roman" w:cs="Times New Roman"/>
          <w:b/>
        </w:rPr>
        <w:t>Gestão de Cadastro Básico</w:t>
      </w:r>
      <w:r w:rsidRPr="007926B6">
        <w:rPr>
          <w:rFonts w:ascii="Times New Roman" w:hAnsi="Times New Roman" w:cs="Times New Roman"/>
          <w:b/>
        </w:rPr>
        <w:br/>
      </w:r>
      <w:r w:rsidRPr="007926B6">
        <w:rPr>
          <w:rFonts w:ascii="Times New Roman" w:hAnsi="Times New Roman" w:cs="Times New Roman"/>
          <w:bCs/>
        </w:rPr>
        <w:t>1. Ao Administrador cadastrar uma empresa</w:t>
      </w:r>
      <w:r w:rsidRPr="007926B6">
        <w:rPr>
          <w:rFonts w:ascii="Times New Roman" w:hAnsi="Times New Roman" w:cs="Times New Roman"/>
          <w:bCs/>
        </w:rPr>
        <w:br/>
        <w:t>2. Ao Administrador cadastrar uma subsidiaria</w:t>
      </w:r>
      <w:r w:rsidRPr="007926B6">
        <w:rPr>
          <w:rFonts w:ascii="Times New Roman" w:hAnsi="Times New Roman" w:cs="Times New Roman"/>
          <w:bCs/>
        </w:rPr>
        <w:br/>
        <w:t>3. Ao Administrador cadastrar uma sala ou cadeira</w:t>
      </w:r>
      <w:r w:rsidRPr="007926B6">
        <w:rPr>
          <w:rFonts w:ascii="Times New Roman" w:hAnsi="Times New Roman" w:cs="Times New Roman"/>
          <w:bCs/>
        </w:rPr>
        <w:br/>
        <w:t>4. Ao Gerente cadastrar um profissional</w:t>
      </w:r>
      <w:r w:rsidRPr="007926B6">
        <w:rPr>
          <w:rFonts w:ascii="Times New Roman" w:hAnsi="Times New Roman" w:cs="Times New Roman"/>
          <w:bCs/>
        </w:rPr>
        <w:br/>
        <w:t>5. Ao Comercial cadastrar um Serviço</w:t>
      </w:r>
      <w:r w:rsidRPr="007926B6">
        <w:rPr>
          <w:rFonts w:ascii="Times New Roman" w:hAnsi="Times New Roman" w:cs="Times New Roman"/>
          <w:bCs/>
        </w:rPr>
        <w:br/>
        <w:t>6. À Recepcionista cadastrar um cliente</w:t>
      </w:r>
      <w:r w:rsidRPr="007926B6">
        <w:rPr>
          <w:rFonts w:ascii="Times New Roman" w:hAnsi="Times New Roman" w:cs="Times New Roman"/>
          <w:bCs/>
        </w:rPr>
        <w:br/>
        <w:t>7. À Atendente cadastrar um agendamento</w:t>
      </w:r>
      <w:r w:rsidRPr="007926B6">
        <w:rPr>
          <w:rFonts w:ascii="Times New Roman" w:hAnsi="Times New Roman" w:cs="Times New Roman"/>
          <w:bCs/>
        </w:rPr>
        <w:br/>
      </w:r>
    </w:p>
    <w:p w14:paraId="19642430" w14:textId="6D6BDF2F" w:rsidR="00290CEE" w:rsidRPr="007926B6" w:rsidRDefault="00C646DA">
      <w:pPr>
        <w:rPr>
          <w:rFonts w:ascii="Times New Roman" w:hAnsi="Times New Roman" w:cs="Times New Roman"/>
          <w:bCs/>
        </w:rPr>
      </w:pPr>
      <w:r w:rsidRPr="007926B6">
        <w:rPr>
          <w:rFonts w:ascii="Times New Roman" w:hAnsi="Times New Roman" w:cs="Times New Roman"/>
          <w:b/>
        </w:rPr>
        <w:lastRenderedPageBreak/>
        <w:t>Gestão de Agendamentos</w:t>
      </w:r>
      <w:r w:rsidRPr="007926B6">
        <w:rPr>
          <w:rFonts w:ascii="Times New Roman" w:hAnsi="Times New Roman" w:cs="Times New Roman"/>
          <w:bCs/>
        </w:rPr>
        <w:br/>
        <w:t>1. À Atendente cadastrar um agendamento</w:t>
      </w:r>
      <w:r w:rsidRPr="007926B6">
        <w:rPr>
          <w:rFonts w:ascii="Times New Roman" w:hAnsi="Times New Roman" w:cs="Times New Roman"/>
          <w:bCs/>
        </w:rPr>
        <w:br/>
        <w:t>2. Ao profissional visualizar sua agenda</w:t>
      </w:r>
      <w:r w:rsidRPr="007926B6">
        <w:rPr>
          <w:rFonts w:ascii="Times New Roman" w:hAnsi="Times New Roman" w:cs="Times New Roman"/>
          <w:bCs/>
        </w:rPr>
        <w:br/>
        <w:t>3. A Atendente visualizar agenda da subsidiaria</w:t>
      </w:r>
      <w:r w:rsidRPr="007926B6">
        <w:rPr>
          <w:rFonts w:ascii="Times New Roman" w:hAnsi="Times New Roman" w:cs="Times New Roman"/>
          <w:bCs/>
        </w:rPr>
        <w:br/>
        <w:t>4. Ao Sistema verificar conflitos de agendamento automaticamente</w:t>
      </w:r>
      <w:r w:rsidRPr="007926B6">
        <w:rPr>
          <w:rFonts w:ascii="Times New Roman" w:hAnsi="Times New Roman" w:cs="Times New Roman"/>
          <w:bCs/>
        </w:rPr>
        <w:br/>
        <w:t>5. Ao Sistema verificar disponibilidade em tempo real</w:t>
      </w:r>
      <w:r w:rsidRPr="007926B6">
        <w:rPr>
          <w:rFonts w:ascii="Times New Roman" w:hAnsi="Times New Roman" w:cs="Times New Roman"/>
          <w:bCs/>
        </w:rPr>
        <w:br/>
        <w:t>6. A Atendente cancelar um agendamento</w:t>
      </w:r>
      <w:r w:rsidRPr="007926B6">
        <w:rPr>
          <w:rFonts w:ascii="Times New Roman" w:hAnsi="Times New Roman" w:cs="Times New Roman"/>
          <w:bCs/>
        </w:rPr>
        <w:br/>
        <w:t>7. A Atendente atualizar um agendamento</w:t>
      </w:r>
      <w:r w:rsidRPr="007926B6">
        <w:rPr>
          <w:rFonts w:ascii="Times New Roman" w:hAnsi="Times New Roman" w:cs="Times New Roman"/>
          <w:bCs/>
        </w:rPr>
        <w:br/>
      </w:r>
      <w:r w:rsidRPr="007926B6">
        <w:rPr>
          <w:rFonts w:ascii="Times New Roman" w:hAnsi="Times New Roman" w:cs="Times New Roman"/>
          <w:bCs/>
        </w:rPr>
        <w:br/>
      </w:r>
      <w:r w:rsidRPr="007926B6">
        <w:rPr>
          <w:rFonts w:ascii="Times New Roman" w:hAnsi="Times New Roman" w:cs="Times New Roman"/>
          <w:b/>
        </w:rPr>
        <w:t>Gestão de Atendimento</w:t>
      </w:r>
      <w:r w:rsidR="00290CEE" w:rsidRPr="007926B6">
        <w:rPr>
          <w:rFonts w:ascii="Times New Roman" w:hAnsi="Times New Roman" w:cs="Times New Roman"/>
          <w:b/>
        </w:rPr>
        <w:t>s</w:t>
      </w:r>
      <w:r w:rsidR="00290CEE" w:rsidRPr="007926B6">
        <w:rPr>
          <w:rFonts w:ascii="Times New Roman" w:hAnsi="Times New Roman" w:cs="Times New Roman"/>
          <w:b/>
        </w:rPr>
        <w:br/>
      </w:r>
      <w:r w:rsidRPr="007926B6">
        <w:rPr>
          <w:rFonts w:ascii="Times New Roman" w:hAnsi="Times New Roman" w:cs="Times New Roman"/>
          <w:bCs/>
        </w:rPr>
        <w:t>1. À Recepcionista realizar check-in de atendimento</w:t>
      </w:r>
      <w:r w:rsidRPr="007926B6">
        <w:rPr>
          <w:rFonts w:ascii="Times New Roman" w:hAnsi="Times New Roman" w:cs="Times New Roman"/>
          <w:bCs/>
        </w:rPr>
        <w:br/>
        <w:t xml:space="preserve">2. </w:t>
      </w:r>
      <w:r w:rsidR="00290CEE" w:rsidRPr="007926B6">
        <w:rPr>
          <w:rFonts w:ascii="Times New Roman" w:hAnsi="Times New Roman" w:cs="Times New Roman"/>
          <w:bCs/>
        </w:rPr>
        <w:t>À Recepcionista iniciar um atendimento</w:t>
      </w:r>
      <w:r w:rsidR="00290CEE" w:rsidRPr="007926B6">
        <w:rPr>
          <w:rFonts w:ascii="Times New Roman" w:hAnsi="Times New Roman" w:cs="Times New Roman"/>
          <w:bCs/>
        </w:rPr>
        <w:br/>
        <w:t>3. Ao Profissional iniciar um atendimento</w:t>
      </w:r>
      <w:r w:rsidR="00290CEE" w:rsidRPr="007926B6">
        <w:rPr>
          <w:rFonts w:ascii="Times New Roman" w:hAnsi="Times New Roman" w:cs="Times New Roman"/>
          <w:bCs/>
        </w:rPr>
        <w:br/>
        <w:t>4. À Recepcionista finalizar um atendimento</w:t>
      </w:r>
      <w:r w:rsidR="00290CEE" w:rsidRPr="007926B6">
        <w:rPr>
          <w:rFonts w:ascii="Times New Roman" w:hAnsi="Times New Roman" w:cs="Times New Roman"/>
          <w:bCs/>
        </w:rPr>
        <w:br/>
        <w:t>5. Ao Profissional finalizar um atendimento</w:t>
      </w:r>
      <w:r w:rsidR="00290CEE" w:rsidRPr="007926B6">
        <w:rPr>
          <w:rFonts w:ascii="Times New Roman" w:hAnsi="Times New Roman" w:cs="Times New Roman"/>
          <w:bCs/>
        </w:rPr>
        <w:br/>
        <w:t>6. Ao Profissional realizar um registro no prontuário do atendimento</w:t>
      </w:r>
      <w:r w:rsidR="00290CEE" w:rsidRPr="007926B6">
        <w:rPr>
          <w:rFonts w:ascii="Times New Roman" w:hAnsi="Times New Roman" w:cs="Times New Roman"/>
          <w:bCs/>
        </w:rPr>
        <w:br/>
        <w:t>7. Ao Profissional configurar sua disponibilidade de agenda</w:t>
      </w:r>
      <w:r w:rsidR="00290CEE" w:rsidRPr="007926B6">
        <w:rPr>
          <w:rFonts w:ascii="Times New Roman" w:hAnsi="Times New Roman" w:cs="Times New Roman"/>
          <w:bCs/>
        </w:rPr>
        <w:br/>
        <w:t>8. Ao Sistema registrar informações no histórico da cliente</w:t>
      </w:r>
    </w:p>
    <w:p w14:paraId="00DB68E4" w14:textId="77777777" w:rsidR="00290CEE" w:rsidRPr="007926B6" w:rsidRDefault="00290CEE">
      <w:pPr>
        <w:rPr>
          <w:rFonts w:ascii="Times New Roman" w:hAnsi="Times New Roman" w:cs="Times New Roman"/>
          <w:bCs/>
        </w:rPr>
      </w:pPr>
    </w:p>
    <w:p w14:paraId="2E54B79D" w14:textId="6449C1BB" w:rsidR="00290CEE" w:rsidRPr="007926B6" w:rsidRDefault="00290CEE">
      <w:pPr>
        <w:rPr>
          <w:rFonts w:ascii="Times New Roman" w:hAnsi="Times New Roman" w:cs="Times New Roman"/>
          <w:bCs/>
        </w:rPr>
      </w:pPr>
      <w:r w:rsidRPr="007926B6">
        <w:rPr>
          <w:rFonts w:ascii="Times New Roman" w:hAnsi="Times New Roman" w:cs="Times New Roman"/>
          <w:b/>
        </w:rPr>
        <w:t>Gestão Financeira</w:t>
      </w:r>
      <w:r w:rsidRPr="007926B6">
        <w:rPr>
          <w:rFonts w:ascii="Times New Roman" w:hAnsi="Times New Roman" w:cs="Times New Roman"/>
          <w:b/>
        </w:rPr>
        <w:br/>
      </w:r>
      <w:r w:rsidRPr="007926B6">
        <w:rPr>
          <w:rFonts w:ascii="Times New Roman" w:hAnsi="Times New Roman" w:cs="Times New Roman"/>
          <w:bCs/>
        </w:rPr>
        <w:t>1. À Recepcionista fechar uma ordem de serviço</w:t>
      </w:r>
      <w:r w:rsidRPr="007926B6">
        <w:rPr>
          <w:rFonts w:ascii="Times New Roman" w:hAnsi="Times New Roman" w:cs="Times New Roman"/>
          <w:bCs/>
        </w:rPr>
        <w:br/>
        <w:t>2. Ao Sistema gerar uma N.F.</w:t>
      </w:r>
      <w:r w:rsidRPr="007926B6">
        <w:rPr>
          <w:rFonts w:ascii="Times New Roman" w:hAnsi="Times New Roman" w:cs="Times New Roman"/>
          <w:bCs/>
        </w:rPr>
        <w:br/>
        <w:t>3. A Atendente receber um pagamento</w:t>
      </w:r>
      <w:r w:rsidRPr="007926B6">
        <w:rPr>
          <w:rFonts w:ascii="Times New Roman" w:hAnsi="Times New Roman" w:cs="Times New Roman"/>
          <w:bCs/>
        </w:rPr>
        <w:br/>
        <w:t>4. Ao Sistema controlar a conta corrente do cliente</w:t>
      </w:r>
      <w:r w:rsidRPr="007926B6">
        <w:rPr>
          <w:rFonts w:ascii="Times New Roman" w:hAnsi="Times New Roman" w:cs="Times New Roman"/>
          <w:bCs/>
        </w:rPr>
        <w:br/>
        <w:t>5. Ao Administrador ajustar a conta corrente do cliente</w:t>
      </w:r>
      <w:r w:rsidRPr="007926B6">
        <w:rPr>
          <w:rFonts w:ascii="Times New Roman" w:hAnsi="Times New Roman" w:cs="Times New Roman"/>
          <w:bCs/>
        </w:rPr>
        <w:br/>
        <w:t>6. Ao Estabelecimento visualizar relatórios financeiros</w:t>
      </w:r>
      <w:r w:rsidRPr="007926B6">
        <w:rPr>
          <w:rFonts w:ascii="Times New Roman" w:hAnsi="Times New Roman" w:cs="Times New Roman"/>
          <w:bCs/>
        </w:rPr>
        <w:br/>
        <w:t>7. Ao Sistema fechar o valor de repasse do profissional</w:t>
      </w:r>
    </w:p>
    <w:p w14:paraId="1850ED18" w14:textId="77777777" w:rsidR="00290CEE" w:rsidRPr="007926B6" w:rsidRDefault="00290CEE">
      <w:pPr>
        <w:rPr>
          <w:rFonts w:ascii="Times New Roman" w:hAnsi="Times New Roman" w:cs="Times New Roman"/>
          <w:bCs/>
        </w:rPr>
      </w:pPr>
    </w:p>
    <w:p w14:paraId="7E241AD0" w14:textId="4D873DFA" w:rsidR="00290CEE" w:rsidRPr="007926B6" w:rsidRDefault="00290CEE" w:rsidP="00290CEE">
      <w:pPr>
        <w:rPr>
          <w:rFonts w:ascii="Times New Roman" w:hAnsi="Times New Roman" w:cs="Times New Roman"/>
          <w:bCs/>
        </w:rPr>
      </w:pPr>
      <w:r w:rsidRPr="007926B6">
        <w:rPr>
          <w:rFonts w:ascii="Times New Roman" w:hAnsi="Times New Roman" w:cs="Times New Roman"/>
          <w:b/>
        </w:rPr>
        <w:t>Gestão de Regras</w:t>
      </w:r>
      <w:r w:rsidRPr="007926B6">
        <w:rPr>
          <w:rFonts w:ascii="Times New Roman" w:hAnsi="Times New Roman" w:cs="Times New Roman"/>
          <w:b/>
        </w:rPr>
        <w:br/>
      </w:r>
      <w:r w:rsidRPr="007926B6">
        <w:rPr>
          <w:rFonts w:ascii="Times New Roman" w:hAnsi="Times New Roman" w:cs="Times New Roman"/>
          <w:bCs/>
        </w:rPr>
        <w:t>1. Ao Gerente mudar o repasse por um período pré-definido</w:t>
      </w:r>
      <w:r w:rsidRPr="007926B6">
        <w:rPr>
          <w:rFonts w:ascii="Times New Roman" w:hAnsi="Times New Roman" w:cs="Times New Roman"/>
          <w:bCs/>
        </w:rPr>
        <w:br/>
        <w:t>2. Ao Sistema definir a data limite de retorno de um atendimento</w:t>
      </w:r>
      <w:r w:rsidRPr="007926B6">
        <w:rPr>
          <w:rFonts w:ascii="Times New Roman" w:hAnsi="Times New Roman" w:cs="Times New Roman"/>
          <w:bCs/>
        </w:rPr>
        <w:br/>
        <w:t>3. Ao Profissional aumentar a data limite de um retorno</w:t>
      </w:r>
      <w:r w:rsidRPr="007926B6">
        <w:rPr>
          <w:rFonts w:ascii="Times New Roman" w:hAnsi="Times New Roman" w:cs="Times New Roman"/>
          <w:bCs/>
        </w:rPr>
        <w:br/>
        <w:t xml:space="preserve">4. À </w:t>
      </w:r>
      <w:proofErr w:type="spellStart"/>
      <w:r w:rsidRPr="007926B6">
        <w:rPr>
          <w:rFonts w:ascii="Times New Roman" w:hAnsi="Times New Roman" w:cs="Times New Roman"/>
          <w:bCs/>
        </w:rPr>
        <w:t>Atendentesolicitar</w:t>
      </w:r>
      <w:proofErr w:type="spellEnd"/>
      <w:r w:rsidRPr="007926B6">
        <w:rPr>
          <w:rFonts w:ascii="Times New Roman" w:hAnsi="Times New Roman" w:cs="Times New Roman"/>
          <w:bCs/>
        </w:rPr>
        <w:t xml:space="preserve"> um aumento de data limite de um retorno</w:t>
      </w:r>
      <w:r w:rsidRPr="007926B6">
        <w:rPr>
          <w:rFonts w:ascii="Times New Roman" w:hAnsi="Times New Roman" w:cs="Times New Roman"/>
          <w:bCs/>
        </w:rPr>
        <w:br/>
        <w:t>5. Ao Estabelecimento gerenciar horários de funcionamento</w:t>
      </w:r>
      <w:r w:rsidRPr="007926B6">
        <w:rPr>
          <w:rFonts w:ascii="Times New Roman" w:hAnsi="Times New Roman" w:cs="Times New Roman"/>
          <w:bCs/>
        </w:rPr>
        <w:br/>
        <w:t>6. Ao Estabelecimento atribuir um profissional a uma cadeira / sala</w:t>
      </w:r>
      <w:r w:rsidRPr="007926B6">
        <w:rPr>
          <w:rFonts w:ascii="Times New Roman" w:hAnsi="Times New Roman" w:cs="Times New Roman"/>
          <w:bCs/>
        </w:rPr>
        <w:br/>
        <w:t>7. Ao Administrador gerenciar Usuários e Permissões.</w:t>
      </w:r>
    </w:p>
    <w:p w14:paraId="28273F1A" w14:textId="287CE245" w:rsidR="000A1037" w:rsidRPr="007926B6" w:rsidRDefault="00000000">
      <w:pPr>
        <w:rPr>
          <w:rFonts w:ascii="Times New Roman" w:eastAsia="Times New Roman" w:hAnsi="Times New Roman" w:cs="Times New Roman"/>
        </w:rPr>
      </w:pPr>
      <w:r w:rsidRPr="007926B6">
        <w:rPr>
          <w:rFonts w:ascii="Times New Roman" w:hAnsi="Times New Roman" w:cs="Times New Roman"/>
          <w:b/>
        </w:rPr>
        <w:br/>
      </w:r>
    </w:p>
    <w:p w14:paraId="04AC8930" w14:textId="77777777" w:rsidR="000A1037" w:rsidRPr="007926B6" w:rsidRDefault="00000000">
      <w:pPr>
        <w:rPr>
          <w:rFonts w:ascii="Times New Roman" w:eastAsia="Times New Roman" w:hAnsi="Times New Roman" w:cs="Times New Roman"/>
        </w:rPr>
      </w:pPr>
      <w:r w:rsidRPr="007926B6">
        <w:rPr>
          <w:rFonts w:ascii="Times New Roman" w:eastAsia="Times New Roman" w:hAnsi="Times New Roman" w:cs="Times New Roman"/>
          <w:noProof/>
        </w:rPr>
        <w:lastRenderedPageBreak/>
        <w:drawing>
          <wp:inline distT="114300" distB="114300" distL="114300" distR="114300" wp14:anchorId="1B6A4876" wp14:editId="576A858C">
            <wp:extent cx="5943600" cy="4673600"/>
            <wp:effectExtent l="0" t="0" r="0" b="0"/>
            <wp:docPr id="8656728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673600"/>
                    </a:xfrm>
                    <a:prstGeom prst="rect">
                      <a:avLst/>
                    </a:prstGeom>
                    <a:ln/>
                  </pic:spPr>
                </pic:pic>
              </a:graphicData>
            </a:graphic>
          </wp:inline>
        </w:drawing>
      </w:r>
    </w:p>
    <w:p w14:paraId="6A17B304" w14:textId="77777777" w:rsidR="000A1037" w:rsidRPr="007926B6" w:rsidRDefault="000A1037">
      <w:pPr>
        <w:pStyle w:val="Ttulo2"/>
        <w:spacing w:line="240" w:lineRule="auto"/>
        <w:rPr>
          <w:rFonts w:ascii="Times New Roman" w:hAnsi="Times New Roman" w:cs="Times New Roman"/>
        </w:rPr>
      </w:pPr>
      <w:bookmarkStart w:id="4" w:name="_heading=h.enzl9ns44ie5" w:colFirst="0" w:colLast="0"/>
      <w:bookmarkEnd w:id="4"/>
    </w:p>
    <w:p w14:paraId="2A3B87F8" w14:textId="77777777" w:rsidR="000A1037" w:rsidRPr="007926B6" w:rsidRDefault="000A1037">
      <w:pPr>
        <w:rPr>
          <w:rFonts w:ascii="Times New Roman" w:hAnsi="Times New Roman" w:cs="Times New Roman"/>
        </w:rPr>
      </w:pPr>
    </w:p>
    <w:p w14:paraId="48DBF95A" w14:textId="77777777" w:rsidR="000A1037" w:rsidRPr="007926B6" w:rsidRDefault="000A1037">
      <w:pPr>
        <w:rPr>
          <w:rFonts w:ascii="Times New Roman" w:hAnsi="Times New Roman" w:cs="Times New Roman"/>
        </w:rPr>
      </w:pPr>
    </w:p>
    <w:p w14:paraId="39F9DDBE" w14:textId="77777777" w:rsidR="000A1037" w:rsidRPr="007926B6" w:rsidRDefault="000A1037">
      <w:pPr>
        <w:rPr>
          <w:rFonts w:ascii="Times New Roman" w:hAnsi="Times New Roman" w:cs="Times New Roman"/>
        </w:rPr>
      </w:pPr>
    </w:p>
    <w:p w14:paraId="41BC9904" w14:textId="77777777" w:rsidR="000A1037" w:rsidRPr="007926B6" w:rsidRDefault="000A1037">
      <w:pPr>
        <w:rPr>
          <w:rFonts w:ascii="Times New Roman" w:hAnsi="Times New Roman" w:cs="Times New Roman"/>
        </w:rPr>
      </w:pPr>
    </w:p>
    <w:p w14:paraId="7B4703DE" w14:textId="77777777" w:rsidR="000A1037" w:rsidRPr="007926B6" w:rsidRDefault="000A1037">
      <w:pPr>
        <w:rPr>
          <w:rFonts w:ascii="Times New Roman" w:hAnsi="Times New Roman" w:cs="Times New Roman"/>
        </w:rPr>
      </w:pPr>
    </w:p>
    <w:p w14:paraId="6E6C5E8C" w14:textId="77777777" w:rsidR="000A1037" w:rsidRPr="007926B6" w:rsidRDefault="000A1037">
      <w:pPr>
        <w:rPr>
          <w:rFonts w:ascii="Times New Roman" w:hAnsi="Times New Roman" w:cs="Times New Roman"/>
        </w:rPr>
      </w:pPr>
    </w:p>
    <w:p w14:paraId="4E740749" w14:textId="77777777" w:rsidR="000A1037" w:rsidRPr="007926B6" w:rsidRDefault="00000000">
      <w:pPr>
        <w:pStyle w:val="Ttulo2"/>
        <w:rPr>
          <w:rFonts w:ascii="Times New Roman" w:hAnsi="Times New Roman" w:cs="Times New Roman"/>
        </w:rPr>
      </w:pPr>
      <w:r w:rsidRPr="007926B6">
        <w:rPr>
          <w:rFonts w:ascii="Times New Roman" w:hAnsi="Times New Roman" w:cs="Times New Roman"/>
        </w:rPr>
        <w:t>Descrições de Casos de Uso</w:t>
      </w:r>
    </w:p>
    <w:p w14:paraId="77C6C087"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t xml:space="preserve">1. </w:t>
      </w:r>
      <w:r w:rsidRPr="007926B6">
        <w:rPr>
          <w:rStyle w:val="Forte"/>
          <w:rFonts w:ascii="Times New Roman" w:hAnsi="Times New Roman" w:cs="Times New Roman"/>
          <w:b w:val="0"/>
          <w:bCs w:val="0"/>
        </w:rPr>
        <w:t>Cadastrar Agendamento</w:t>
      </w:r>
    </w:p>
    <w:p w14:paraId="1ED4EA2A" w14:textId="77777777" w:rsidR="00441C33" w:rsidRPr="007926B6" w:rsidRDefault="00441C33" w:rsidP="00441C33">
      <w:pPr>
        <w:pStyle w:val="whitespace-normal"/>
      </w:pPr>
      <w:r w:rsidRPr="007926B6">
        <w:rPr>
          <w:rStyle w:val="Forte"/>
          <w:rFonts w:eastAsiaTheme="majorEastAsia"/>
        </w:rPr>
        <w:t>Atores:</w:t>
      </w:r>
      <w:r w:rsidRPr="007926B6">
        <w:t xml:space="preserve"> Recepcionista, Atendente, Estabelecimento</w:t>
      </w:r>
      <w:r w:rsidRPr="007926B6">
        <w:br/>
      </w:r>
      <w:r w:rsidRPr="007926B6">
        <w:rPr>
          <w:rStyle w:val="Forte"/>
          <w:rFonts w:eastAsiaTheme="majorEastAsia"/>
        </w:rPr>
        <w:t>Meta (GO):</w:t>
      </w:r>
      <w:r w:rsidRPr="007926B6">
        <w:t xml:space="preserve"> Marcar um horário de um cliente vinculado a um profissional e serviço na agenda</w:t>
      </w:r>
      <w:r w:rsidRPr="007926B6">
        <w:br/>
      </w:r>
      <w:r w:rsidRPr="007926B6">
        <w:rPr>
          <w:rStyle w:val="Forte"/>
          <w:rFonts w:eastAsiaTheme="majorEastAsia"/>
        </w:rPr>
        <w:lastRenderedPageBreak/>
        <w:t>Pré-condição:</w:t>
      </w:r>
      <w:r w:rsidRPr="007926B6">
        <w:t xml:space="preserve"> Cliente, Profissional, Cadeira/Sala e Serviço cadastrados no sistema. Horário da sala disponível</w:t>
      </w:r>
      <w:r w:rsidRPr="007926B6">
        <w:br/>
      </w:r>
      <w:r w:rsidRPr="007926B6">
        <w:rPr>
          <w:rStyle w:val="Forte"/>
          <w:rFonts w:eastAsiaTheme="majorEastAsia"/>
        </w:rPr>
        <w:t>Pós-condição:</w:t>
      </w:r>
      <w:r w:rsidRPr="007926B6">
        <w:t xml:space="preserve"> Serviço registrado na agenda, em uma cadeira com o profissional em um horário, com status 'a confirmar agendamento'</w:t>
      </w:r>
    </w:p>
    <w:p w14:paraId="69280F1E" w14:textId="77777777" w:rsidR="00441C33" w:rsidRPr="007926B6" w:rsidRDefault="00441C33" w:rsidP="00441C33">
      <w:pPr>
        <w:pStyle w:val="whitespace-normal"/>
      </w:pPr>
      <w:r w:rsidRPr="007926B6">
        <w:rPr>
          <w:rStyle w:val="Forte"/>
          <w:rFonts w:eastAsiaTheme="majorEastAsia"/>
        </w:rPr>
        <w:t>Fluxo Principal:</w:t>
      </w:r>
    </w:p>
    <w:p w14:paraId="40D8E523" w14:textId="77777777" w:rsidR="00441C33" w:rsidRPr="007926B6" w:rsidRDefault="00441C33" w:rsidP="00441C33">
      <w:pPr>
        <w:pStyle w:val="whitespace-normal"/>
        <w:numPr>
          <w:ilvl w:val="0"/>
          <w:numId w:val="24"/>
        </w:numPr>
      </w:pPr>
      <w:r w:rsidRPr="007926B6">
        <w:t>Ator abre a página de agendamento</w:t>
      </w:r>
    </w:p>
    <w:p w14:paraId="5BDB577D" w14:textId="77777777" w:rsidR="00441C33" w:rsidRPr="007926B6" w:rsidRDefault="00441C33" w:rsidP="00441C33">
      <w:pPr>
        <w:pStyle w:val="whitespace-normal"/>
        <w:numPr>
          <w:ilvl w:val="0"/>
          <w:numId w:val="24"/>
        </w:numPr>
      </w:pPr>
      <w:r w:rsidRPr="007926B6">
        <w:t>Ator filtra a agenda conforme necessidades do cliente</w:t>
      </w:r>
    </w:p>
    <w:p w14:paraId="08B84635" w14:textId="77777777" w:rsidR="00441C33" w:rsidRPr="007926B6" w:rsidRDefault="00441C33" w:rsidP="00441C33">
      <w:pPr>
        <w:pStyle w:val="whitespace-normal"/>
        <w:numPr>
          <w:ilvl w:val="0"/>
          <w:numId w:val="24"/>
        </w:numPr>
      </w:pPr>
      <w:r w:rsidRPr="007926B6">
        <w:t>Sistema lista horários vagos</w:t>
      </w:r>
    </w:p>
    <w:p w14:paraId="206A1308" w14:textId="77777777" w:rsidR="00441C33" w:rsidRPr="007926B6" w:rsidRDefault="00441C33" w:rsidP="00441C33">
      <w:pPr>
        <w:pStyle w:val="whitespace-normal"/>
        <w:numPr>
          <w:ilvl w:val="0"/>
          <w:numId w:val="24"/>
        </w:numPr>
      </w:pPr>
      <w:r w:rsidRPr="007926B6">
        <w:t>Ator seleciona o horário desejado</w:t>
      </w:r>
    </w:p>
    <w:p w14:paraId="2068E117" w14:textId="77777777" w:rsidR="00441C33" w:rsidRPr="007926B6" w:rsidRDefault="00441C33" w:rsidP="00441C33">
      <w:pPr>
        <w:pStyle w:val="whitespace-normal"/>
        <w:numPr>
          <w:ilvl w:val="0"/>
          <w:numId w:val="24"/>
        </w:numPr>
      </w:pPr>
      <w:r w:rsidRPr="007926B6">
        <w:t>Sistema abre o formulário de agendamento, com as informações de horário selecionadas e informação do cliente</w:t>
      </w:r>
    </w:p>
    <w:p w14:paraId="728FF842" w14:textId="77777777" w:rsidR="00441C33" w:rsidRPr="007926B6" w:rsidRDefault="00441C33" w:rsidP="00441C33">
      <w:pPr>
        <w:pStyle w:val="whitespace-normal"/>
        <w:numPr>
          <w:ilvl w:val="0"/>
          <w:numId w:val="24"/>
        </w:numPr>
      </w:pPr>
      <w:r w:rsidRPr="007926B6">
        <w:t>Ator clica em 'Agendar'</w:t>
      </w:r>
    </w:p>
    <w:p w14:paraId="1833F211" w14:textId="77777777" w:rsidR="00441C33" w:rsidRPr="007926B6" w:rsidRDefault="00441C33" w:rsidP="00441C33">
      <w:pPr>
        <w:pStyle w:val="whitespace-normal"/>
        <w:numPr>
          <w:ilvl w:val="0"/>
          <w:numId w:val="24"/>
        </w:numPr>
      </w:pPr>
      <w:r w:rsidRPr="007926B6">
        <w:t>Sistema registra o agendamento no banco de dados</w:t>
      </w:r>
    </w:p>
    <w:p w14:paraId="1BDA33D8" w14:textId="77777777" w:rsidR="00441C33" w:rsidRPr="007926B6" w:rsidRDefault="00441C33" w:rsidP="00441C33">
      <w:pPr>
        <w:pStyle w:val="whitespace-normal"/>
        <w:numPr>
          <w:ilvl w:val="0"/>
          <w:numId w:val="24"/>
        </w:numPr>
      </w:pPr>
      <w:r w:rsidRPr="007926B6">
        <w:t>Sistema dispara um pop-up de confirmação</w:t>
      </w:r>
    </w:p>
    <w:p w14:paraId="1D03ABC1" w14:textId="77777777" w:rsidR="00441C33" w:rsidRPr="007926B6" w:rsidRDefault="00441C33" w:rsidP="00441C33">
      <w:pPr>
        <w:pStyle w:val="whitespace-normal"/>
        <w:numPr>
          <w:ilvl w:val="0"/>
          <w:numId w:val="24"/>
        </w:numPr>
      </w:pPr>
      <w:r w:rsidRPr="007926B6">
        <w:t>Retorna para a página de agendamento</w:t>
      </w:r>
    </w:p>
    <w:p w14:paraId="30E0CD20" w14:textId="77777777" w:rsidR="00441C33" w:rsidRPr="007926B6" w:rsidRDefault="00441C33" w:rsidP="00441C33">
      <w:pPr>
        <w:pStyle w:val="whitespace-normal"/>
      </w:pPr>
      <w:r w:rsidRPr="007926B6">
        <w:rPr>
          <w:rStyle w:val="Forte"/>
          <w:rFonts w:eastAsiaTheme="majorEastAsia"/>
        </w:rPr>
        <w:t>Fluxo Alternativo:</w:t>
      </w:r>
      <w:r w:rsidRPr="007926B6">
        <w:t xml:space="preserve"> 8. Sistema dispara pop-up:</w:t>
      </w:r>
    </w:p>
    <w:p w14:paraId="3B2A1F70" w14:textId="77777777" w:rsidR="00441C33" w:rsidRPr="007926B6" w:rsidRDefault="00441C33" w:rsidP="00441C33">
      <w:pPr>
        <w:pStyle w:val="whitespace-normal"/>
        <w:numPr>
          <w:ilvl w:val="0"/>
          <w:numId w:val="25"/>
        </w:numPr>
      </w:pPr>
      <w:r w:rsidRPr="007926B6">
        <w:t xml:space="preserve">8.1. 'Cliente {nome} agendado com sucesso!' </w:t>
      </w:r>
    </w:p>
    <w:p w14:paraId="5A04EB38" w14:textId="77777777" w:rsidR="00441C33" w:rsidRPr="007926B6" w:rsidRDefault="00441C33" w:rsidP="00441C33">
      <w:pPr>
        <w:pStyle w:val="whitespace-normal"/>
        <w:numPr>
          <w:ilvl w:val="1"/>
          <w:numId w:val="25"/>
        </w:numPr>
      </w:pPr>
      <w:r w:rsidRPr="007926B6">
        <w:t>8.1.1. Continua para o passo 9</w:t>
      </w:r>
    </w:p>
    <w:p w14:paraId="09C0B3E4" w14:textId="77777777" w:rsidR="00441C33" w:rsidRPr="007926B6" w:rsidRDefault="00441C33" w:rsidP="00441C33">
      <w:pPr>
        <w:pStyle w:val="whitespace-normal"/>
        <w:numPr>
          <w:ilvl w:val="0"/>
          <w:numId w:val="25"/>
        </w:numPr>
      </w:pPr>
      <w:r w:rsidRPr="007926B6">
        <w:t xml:space="preserve">8.2. 'Falha ao agendar cliente' </w:t>
      </w:r>
    </w:p>
    <w:p w14:paraId="6883FEA5" w14:textId="5D2462C4" w:rsidR="00441C33" w:rsidRPr="007926B6" w:rsidRDefault="00441C33" w:rsidP="007926B6">
      <w:pPr>
        <w:pStyle w:val="whitespace-normal"/>
        <w:numPr>
          <w:ilvl w:val="1"/>
          <w:numId w:val="25"/>
        </w:numPr>
      </w:pPr>
      <w:r w:rsidRPr="007926B6">
        <w:t>8.2.1. Retorna ao passo 6</w:t>
      </w:r>
    </w:p>
    <w:p w14:paraId="2ACCF2F5"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t xml:space="preserve">2. </w:t>
      </w:r>
      <w:r w:rsidRPr="007926B6">
        <w:rPr>
          <w:rStyle w:val="Forte"/>
          <w:rFonts w:ascii="Times New Roman" w:hAnsi="Times New Roman" w:cs="Times New Roman"/>
          <w:b w:val="0"/>
          <w:bCs w:val="0"/>
        </w:rPr>
        <w:t>Iniciar um Atendimento</w:t>
      </w:r>
    </w:p>
    <w:p w14:paraId="139173E1" w14:textId="77777777" w:rsidR="00441C33" w:rsidRPr="007926B6" w:rsidRDefault="00441C33" w:rsidP="00441C33">
      <w:pPr>
        <w:pStyle w:val="whitespace-normal"/>
      </w:pPr>
      <w:r w:rsidRPr="007926B6">
        <w:rPr>
          <w:rStyle w:val="Forte"/>
          <w:rFonts w:eastAsiaTheme="majorEastAsia"/>
        </w:rPr>
        <w:t>Atores:</w:t>
      </w:r>
      <w:r w:rsidRPr="007926B6">
        <w:t xml:space="preserve"> Profissional, Recepcionista</w:t>
      </w:r>
      <w:r w:rsidRPr="007926B6">
        <w:br/>
      </w:r>
      <w:r w:rsidRPr="007926B6">
        <w:rPr>
          <w:rStyle w:val="Forte"/>
          <w:rFonts w:eastAsiaTheme="majorEastAsia"/>
        </w:rPr>
        <w:t>Meta (GO):</w:t>
      </w:r>
      <w:r w:rsidRPr="007926B6">
        <w:t xml:space="preserve"> Iniciar o registro de informações de um atendimento agendado</w:t>
      </w:r>
      <w:r w:rsidRPr="007926B6">
        <w:br/>
      </w:r>
      <w:r w:rsidRPr="007926B6">
        <w:rPr>
          <w:rStyle w:val="Forte"/>
          <w:rFonts w:eastAsiaTheme="majorEastAsia"/>
        </w:rPr>
        <w:t>Pré-condição:</w:t>
      </w:r>
      <w:r w:rsidRPr="007926B6">
        <w:t xml:space="preserve"> Ter um agendamento cadastrado; Ter realizado check-in da cliente no estabelecimento</w:t>
      </w:r>
      <w:r w:rsidRPr="007926B6">
        <w:br/>
      </w:r>
      <w:r w:rsidRPr="007926B6">
        <w:rPr>
          <w:rStyle w:val="Forte"/>
          <w:rFonts w:eastAsiaTheme="majorEastAsia"/>
        </w:rPr>
        <w:t>Pós-condição:</w:t>
      </w:r>
      <w:r w:rsidRPr="007926B6">
        <w:t xml:space="preserve"> Atendimento iniciado e disponível para registro de informações</w:t>
      </w:r>
    </w:p>
    <w:p w14:paraId="4E172E2B" w14:textId="77777777" w:rsidR="00441C33" w:rsidRPr="007926B6" w:rsidRDefault="00441C33" w:rsidP="00441C33">
      <w:pPr>
        <w:pStyle w:val="whitespace-normal"/>
      </w:pPr>
      <w:r w:rsidRPr="007926B6">
        <w:rPr>
          <w:rStyle w:val="Forte"/>
          <w:rFonts w:eastAsiaTheme="majorEastAsia"/>
        </w:rPr>
        <w:t>Fluxo Principal:</w:t>
      </w:r>
    </w:p>
    <w:p w14:paraId="6A5300A2" w14:textId="77777777" w:rsidR="00441C33" w:rsidRPr="007926B6" w:rsidRDefault="00441C33" w:rsidP="00441C33">
      <w:pPr>
        <w:pStyle w:val="whitespace-normal"/>
        <w:numPr>
          <w:ilvl w:val="0"/>
          <w:numId w:val="26"/>
        </w:numPr>
      </w:pPr>
      <w:r w:rsidRPr="007926B6">
        <w:t>Com a cliente em sala, o profissional clica em 'Iniciar Atendimento'</w:t>
      </w:r>
    </w:p>
    <w:p w14:paraId="0D4C3EF7" w14:textId="77777777" w:rsidR="00441C33" w:rsidRPr="007926B6" w:rsidRDefault="00441C33" w:rsidP="00441C33">
      <w:pPr>
        <w:pStyle w:val="whitespace-normal"/>
        <w:numPr>
          <w:ilvl w:val="0"/>
          <w:numId w:val="26"/>
        </w:numPr>
      </w:pPr>
      <w:r w:rsidRPr="007926B6">
        <w:t>Sistema direciona para página com histórico e observações de atendimentos anteriores do cliente</w:t>
      </w:r>
    </w:p>
    <w:p w14:paraId="411843BA" w14:textId="77777777" w:rsidR="00441C33" w:rsidRPr="007926B6" w:rsidRDefault="00441C33" w:rsidP="00441C33">
      <w:pPr>
        <w:pStyle w:val="whitespace-normal"/>
        <w:numPr>
          <w:ilvl w:val="0"/>
          <w:numId w:val="26"/>
        </w:numPr>
      </w:pPr>
      <w:r w:rsidRPr="007926B6">
        <w:t>Sistema exibe formulário para registro de informações do atendimento</w:t>
      </w:r>
    </w:p>
    <w:p w14:paraId="5AEB00AC" w14:textId="77777777" w:rsidR="00441C33" w:rsidRPr="007926B6" w:rsidRDefault="00441C33" w:rsidP="00441C33">
      <w:pPr>
        <w:pStyle w:val="whitespace-normal"/>
        <w:numPr>
          <w:ilvl w:val="0"/>
          <w:numId w:val="26"/>
        </w:numPr>
      </w:pPr>
      <w:r w:rsidRPr="007926B6">
        <w:t>Profissional registra informações necessárias durante o atendimento</w:t>
      </w:r>
    </w:p>
    <w:p w14:paraId="0485B8FB" w14:textId="77777777" w:rsidR="00441C33" w:rsidRPr="007926B6" w:rsidRDefault="00441C33" w:rsidP="00441C33">
      <w:pPr>
        <w:pStyle w:val="whitespace-normal"/>
        <w:numPr>
          <w:ilvl w:val="0"/>
          <w:numId w:val="26"/>
        </w:numPr>
      </w:pPr>
      <w:r w:rsidRPr="007926B6">
        <w:t>Sistema salva informações em tempo real</w:t>
      </w:r>
    </w:p>
    <w:p w14:paraId="19161747" w14:textId="77777777" w:rsidR="00441C33" w:rsidRPr="007926B6" w:rsidRDefault="00441C33" w:rsidP="00441C33">
      <w:pPr>
        <w:pStyle w:val="whitespace-normal"/>
      </w:pPr>
      <w:r w:rsidRPr="007926B6">
        <w:rPr>
          <w:rStyle w:val="Forte"/>
          <w:rFonts w:eastAsiaTheme="majorEastAsia"/>
        </w:rPr>
        <w:t>Fluxo Alternativo:</w:t>
      </w:r>
      <w:r w:rsidRPr="007926B6">
        <w:t xml:space="preserve"> 2. Sistema direciona para página:</w:t>
      </w:r>
    </w:p>
    <w:p w14:paraId="7F87CB11" w14:textId="77777777" w:rsidR="00441C33" w:rsidRPr="007926B6" w:rsidRDefault="00441C33" w:rsidP="00441C33">
      <w:pPr>
        <w:pStyle w:val="whitespace-normal"/>
        <w:numPr>
          <w:ilvl w:val="0"/>
          <w:numId w:val="27"/>
        </w:numPr>
      </w:pPr>
      <w:r w:rsidRPr="007926B6">
        <w:t>2.1. Se cliente possui histórico: exibe informações anteriores</w:t>
      </w:r>
    </w:p>
    <w:p w14:paraId="15825FF0" w14:textId="28D3F668" w:rsidR="00441C33" w:rsidRPr="007926B6" w:rsidRDefault="00441C33" w:rsidP="007926B6">
      <w:pPr>
        <w:pStyle w:val="whitespace-normal"/>
        <w:numPr>
          <w:ilvl w:val="0"/>
          <w:numId w:val="27"/>
        </w:numPr>
      </w:pPr>
      <w:r w:rsidRPr="007926B6">
        <w:t>2.2. Se cliente é novo: exibe formulário em branco</w:t>
      </w:r>
    </w:p>
    <w:p w14:paraId="45A731EF"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lastRenderedPageBreak/>
        <w:t xml:space="preserve">3. </w:t>
      </w:r>
      <w:r w:rsidRPr="007926B6">
        <w:rPr>
          <w:rStyle w:val="Forte"/>
          <w:rFonts w:ascii="Times New Roman" w:hAnsi="Times New Roman" w:cs="Times New Roman"/>
          <w:b w:val="0"/>
          <w:bCs w:val="0"/>
        </w:rPr>
        <w:t>Cadastrar Cliente</w:t>
      </w:r>
    </w:p>
    <w:p w14:paraId="3A337D0F" w14:textId="77777777" w:rsidR="00441C33" w:rsidRPr="007926B6" w:rsidRDefault="00441C33" w:rsidP="00441C33">
      <w:pPr>
        <w:pStyle w:val="whitespace-normal"/>
      </w:pPr>
      <w:r w:rsidRPr="007926B6">
        <w:rPr>
          <w:rStyle w:val="Forte"/>
          <w:rFonts w:eastAsiaTheme="majorEastAsia"/>
        </w:rPr>
        <w:t>Atores:</w:t>
      </w:r>
      <w:r w:rsidRPr="007926B6">
        <w:t xml:space="preserve"> Recepcionista, Atendente, Estabelecimento</w:t>
      </w:r>
      <w:r w:rsidRPr="007926B6">
        <w:br/>
      </w:r>
      <w:r w:rsidRPr="007926B6">
        <w:rPr>
          <w:rStyle w:val="Forte"/>
          <w:rFonts w:eastAsiaTheme="majorEastAsia"/>
        </w:rPr>
        <w:t>Meta (GO):</w:t>
      </w:r>
      <w:r w:rsidRPr="007926B6">
        <w:t xml:space="preserve"> Registrar dados do cliente no sistema</w:t>
      </w:r>
      <w:r w:rsidRPr="007926B6">
        <w:br/>
      </w:r>
      <w:r w:rsidRPr="007926B6">
        <w:rPr>
          <w:rStyle w:val="Forte"/>
          <w:rFonts w:eastAsiaTheme="majorEastAsia"/>
        </w:rPr>
        <w:t>Pré-condição:</w:t>
      </w:r>
      <w:r w:rsidRPr="007926B6">
        <w:t xml:space="preserve"> O ator estar registrado no sistema</w:t>
      </w:r>
      <w:r w:rsidRPr="007926B6">
        <w:br/>
      </w:r>
      <w:r w:rsidRPr="007926B6">
        <w:rPr>
          <w:rStyle w:val="Forte"/>
          <w:rFonts w:eastAsiaTheme="majorEastAsia"/>
        </w:rPr>
        <w:t>Pós-condição:</w:t>
      </w:r>
      <w:r w:rsidRPr="007926B6">
        <w:t xml:space="preserve"> Registro completo de dados de um cliente na base de clientes</w:t>
      </w:r>
    </w:p>
    <w:p w14:paraId="64517D1E" w14:textId="77777777" w:rsidR="00441C33" w:rsidRPr="007926B6" w:rsidRDefault="00441C33" w:rsidP="00441C33">
      <w:pPr>
        <w:pStyle w:val="whitespace-normal"/>
      </w:pPr>
      <w:r w:rsidRPr="007926B6">
        <w:rPr>
          <w:rStyle w:val="Forte"/>
          <w:rFonts w:eastAsiaTheme="majorEastAsia"/>
        </w:rPr>
        <w:t>Fluxo Principal:</w:t>
      </w:r>
    </w:p>
    <w:p w14:paraId="2539CB7B" w14:textId="77777777" w:rsidR="00441C33" w:rsidRPr="007926B6" w:rsidRDefault="00441C33" w:rsidP="00441C33">
      <w:pPr>
        <w:pStyle w:val="whitespace-normal"/>
        <w:numPr>
          <w:ilvl w:val="0"/>
          <w:numId w:val="28"/>
        </w:numPr>
      </w:pPr>
      <w:r w:rsidRPr="007926B6">
        <w:t>Ator clica em 'Cadastrar Cliente' na barra de tarefas</w:t>
      </w:r>
    </w:p>
    <w:p w14:paraId="353FF085" w14:textId="77777777" w:rsidR="00441C33" w:rsidRPr="007926B6" w:rsidRDefault="00441C33" w:rsidP="00441C33">
      <w:pPr>
        <w:pStyle w:val="whitespace-normal"/>
        <w:numPr>
          <w:ilvl w:val="0"/>
          <w:numId w:val="28"/>
        </w:numPr>
      </w:pPr>
      <w:r w:rsidRPr="007926B6">
        <w:t>Sistema direciona para página requisitando dados a serem preenchidos</w:t>
      </w:r>
    </w:p>
    <w:p w14:paraId="70FAF90D" w14:textId="77777777" w:rsidR="00441C33" w:rsidRPr="007926B6" w:rsidRDefault="00441C33" w:rsidP="00441C33">
      <w:pPr>
        <w:pStyle w:val="whitespace-normal"/>
        <w:numPr>
          <w:ilvl w:val="0"/>
          <w:numId w:val="28"/>
        </w:numPr>
      </w:pPr>
      <w:r w:rsidRPr="007926B6">
        <w:t>Ator preenche todos os dados conforme informado pela cliente (Dados necessários: documento, endereço, e-mail)</w:t>
      </w:r>
    </w:p>
    <w:p w14:paraId="673166A6" w14:textId="77777777" w:rsidR="00441C33" w:rsidRPr="007926B6" w:rsidRDefault="00441C33" w:rsidP="00441C33">
      <w:pPr>
        <w:pStyle w:val="whitespace-normal"/>
        <w:numPr>
          <w:ilvl w:val="0"/>
          <w:numId w:val="28"/>
        </w:numPr>
      </w:pPr>
      <w:r w:rsidRPr="007926B6">
        <w:t>Ator clica em 'Salvar' no final do formulário</w:t>
      </w:r>
    </w:p>
    <w:p w14:paraId="6D3BE2F7" w14:textId="77777777" w:rsidR="00441C33" w:rsidRPr="007926B6" w:rsidRDefault="00441C33" w:rsidP="00441C33">
      <w:pPr>
        <w:pStyle w:val="whitespace-normal"/>
        <w:numPr>
          <w:ilvl w:val="0"/>
          <w:numId w:val="28"/>
        </w:numPr>
      </w:pPr>
      <w:r w:rsidRPr="007926B6">
        <w:t>Sistema dispara um pop-up</w:t>
      </w:r>
    </w:p>
    <w:p w14:paraId="2D7F16D1" w14:textId="77777777" w:rsidR="00441C33" w:rsidRPr="007926B6" w:rsidRDefault="00441C33" w:rsidP="00441C33">
      <w:pPr>
        <w:pStyle w:val="whitespace-normal"/>
        <w:numPr>
          <w:ilvl w:val="0"/>
          <w:numId w:val="28"/>
        </w:numPr>
      </w:pPr>
      <w:r w:rsidRPr="007926B6">
        <w:t>Retorna à página home com o cliente criado e selecionado</w:t>
      </w:r>
    </w:p>
    <w:p w14:paraId="7F9B17C7" w14:textId="77777777" w:rsidR="00441C33" w:rsidRPr="007926B6" w:rsidRDefault="00441C33" w:rsidP="00441C33">
      <w:pPr>
        <w:pStyle w:val="whitespace-normal"/>
      </w:pPr>
      <w:r w:rsidRPr="007926B6">
        <w:rPr>
          <w:rStyle w:val="Forte"/>
          <w:rFonts w:eastAsiaTheme="majorEastAsia"/>
        </w:rPr>
        <w:t>Fluxo Alternativo:</w:t>
      </w:r>
      <w:r w:rsidRPr="007926B6">
        <w:t xml:space="preserve"> 5. Sistema dispara pop-up:</w:t>
      </w:r>
    </w:p>
    <w:p w14:paraId="7BEC34E9" w14:textId="77777777" w:rsidR="00441C33" w:rsidRPr="007926B6" w:rsidRDefault="00441C33" w:rsidP="00441C33">
      <w:pPr>
        <w:pStyle w:val="whitespace-normal"/>
        <w:numPr>
          <w:ilvl w:val="0"/>
          <w:numId w:val="29"/>
        </w:numPr>
      </w:pPr>
      <w:r w:rsidRPr="007926B6">
        <w:t xml:space="preserve">5.1. 'Cliente {nome} registrado com sucesso' </w:t>
      </w:r>
    </w:p>
    <w:p w14:paraId="2FB6C602" w14:textId="77777777" w:rsidR="00441C33" w:rsidRPr="007926B6" w:rsidRDefault="00441C33" w:rsidP="00441C33">
      <w:pPr>
        <w:pStyle w:val="whitespace-normal"/>
        <w:numPr>
          <w:ilvl w:val="1"/>
          <w:numId w:val="29"/>
        </w:numPr>
      </w:pPr>
      <w:r w:rsidRPr="007926B6">
        <w:t>5.1.1. Continua para o passo 6</w:t>
      </w:r>
    </w:p>
    <w:p w14:paraId="11D6FBD8" w14:textId="77777777" w:rsidR="00441C33" w:rsidRPr="007926B6" w:rsidRDefault="00441C33" w:rsidP="00441C33">
      <w:pPr>
        <w:pStyle w:val="whitespace-normal"/>
        <w:numPr>
          <w:ilvl w:val="0"/>
          <w:numId w:val="29"/>
        </w:numPr>
      </w:pPr>
      <w:r w:rsidRPr="007926B6">
        <w:t xml:space="preserve">5.2. 'Falha ao cadastrar o cliente' </w:t>
      </w:r>
    </w:p>
    <w:p w14:paraId="7F883B06" w14:textId="77777777" w:rsidR="00441C33" w:rsidRPr="007926B6" w:rsidRDefault="00441C33" w:rsidP="00441C33">
      <w:pPr>
        <w:pStyle w:val="whitespace-normal"/>
        <w:numPr>
          <w:ilvl w:val="1"/>
          <w:numId w:val="29"/>
        </w:numPr>
      </w:pPr>
      <w:r w:rsidRPr="007926B6">
        <w:t>5.2.1. Retorna ao passo 3</w:t>
      </w:r>
    </w:p>
    <w:p w14:paraId="284D3FCE" w14:textId="77777777" w:rsidR="00441C33" w:rsidRPr="007926B6" w:rsidRDefault="00441C33" w:rsidP="00441C33">
      <w:pPr>
        <w:pStyle w:val="whitespace-normal"/>
        <w:numPr>
          <w:ilvl w:val="0"/>
          <w:numId w:val="29"/>
        </w:numPr>
      </w:pPr>
      <w:r w:rsidRPr="007926B6">
        <w:t xml:space="preserve">5.3. 'Falha ao cadastrar pois campo {nomeCampo} inválido' </w:t>
      </w:r>
    </w:p>
    <w:p w14:paraId="217FB02E" w14:textId="47BE3027" w:rsidR="00441C33" w:rsidRPr="007926B6" w:rsidRDefault="00441C33" w:rsidP="007926B6">
      <w:pPr>
        <w:pStyle w:val="whitespace-normal"/>
        <w:numPr>
          <w:ilvl w:val="1"/>
          <w:numId w:val="29"/>
        </w:numPr>
      </w:pPr>
      <w:r w:rsidRPr="007926B6">
        <w:t>5.3.1. Retorna ao passo 3</w:t>
      </w:r>
    </w:p>
    <w:p w14:paraId="3A96A602"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t xml:space="preserve">4. </w:t>
      </w:r>
      <w:r w:rsidRPr="007926B6">
        <w:rPr>
          <w:rStyle w:val="Forte"/>
          <w:rFonts w:ascii="Times New Roman" w:hAnsi="Times New Roman" w:cs="Times New Roman"/>
          <w:b w:val="0"/>
          <w:bCs w:val="0"/>
        </w:rPr>
        <w:t>Cadastrar Profissional</w:t>
      </w:r>
    </w:p>
    <w:p w14:paraId="406B77A3" w14:textId="77777777" w:rsidR="00441C33" w:rsidRPr="007926B6" w:rsidRDefault="00441C33" w:rsidP="00441C33">
      <w:pPr>
        <w:pStyle w:val="whitespace-normal"/>
      </w:pPr>
      <w:r w:rsidRPr="007926B6">
        <w:rPr>
          <w:rStyle w:val="Forte"/>
          <w:rFonts w:eastAsiaTheme="majorEastAsia"/>
        </w:rPr>
        <w:t>Atores:</w:t>
      </w:r>
      <w:r w:rsidRPr="007926B6">
        <w:t xml:space="preserve"> Gerente</w:t>
      </w:r>
      <w:r w:rsidRPr="007926B6">
        <w:br/>
      </w:r>
      <w:r w:rsidRPr="007926B6">
        <w:rPr>
          <w:rStyle w:val="Forte"/>
          <w:rFonts w:eastAsiaTheme="majorEastAsia"/>
        </w:rPr>
        <w:t>Meta (GO):</w:t>
      </w:r>
      <w:r w:rsidRPr="007926B6">
        <w:t xml:space="preserve"> Registrar dados do profissional no sistema</w:t>
      </w:r>
      <w:r w:rsidRPr="007926B6">
        <w:br/>
      </w:r>
      <w:r w:rsidRPr="007926B6">
        <w:rPr>
          <w:rStyle w:val="Forte"/>
          <w:rFonts w:eastAsiaTheme="majorEastAsia"/>
        </w:rPr>
        <w:t>Pré-condição:</w:t>
      </w:r>
      <w:r w:rsidRPr="007926B6">
        <w:t xml:space="preserve"> O ator estar registrado no sistema</w:t>
      </w:r>
      <w:r w:rsidRPr="007926B6">
        <w:br/>
      </w:r>
      <w:r w:rsidRPr="007926B6">
        <w:rPr>
          <w:rStyle w:val="Forte"/>
          <w:rFonts w:eastAsiaTheme="majorEastAsia"/>
        </w:rPr>
        <w:t>Pós-condição:</w:t>
      </w:r>
      <w:r w:rsidRPr="007926B6">
        <w:t xml:space="preserve"> Registro completo de dados de um profissional na base de profissionais</w:t>
      </w:r>
    </w:p>
    <w:p w14:paraId="75D98B0B" w14:textId="77777777" w:rsidR="00441C33" w:rsidRPr="007926B6" w:rsidRDefault="00441C33" w:rsidP="00441C33">
      <w:pPr>
        <w:pStyle w:val="whitespace-normal"/>
      </w:pPr>
      <w:r w:rsidRPr="007926B6">
        <w:rPr>
          <w:rStyle w:val="Forte"/>
          <w:rFonts w:eastAsiaTheme="majorEastAsia"/>
        </w:rPr>
        <w:t>Fluxo Principal:</w:t>
      </w:r>
    </w:p>
    <w:p w14:paraId="35B8153D" w14:textId="77777777" w:rsidR="00441C33" w:rsidRPr="007926B6" w:rsidRDefault="00441C33" w:rsidP="00441C33">
      <w:pPr>
        <w:pStyle w:val="whitespace-normal"/>
        <w:numPr>
          <w:ilvl w:val="0"/>
          <w:numId w:val="30"/>
        </w:numPr>
      </w:pPr>
      <w:r w:rsidRPr="007926B6">
        <w:t>Ator clica em 'Cadastrar Profissional' na barra de tarefas</w:t>
      </w:r>
    </w:p>
    <w:p w14:paraId="7213A2BE" w14:textId="77777777" w:rsidR="00441C33" w:rsidRPr="007926B6" w:rsidRDefault="00441C33" w:rsidP="00441C33">
      <w:pPr>
        <w:pStyle w:val="whitespace-normal"/>
        <w:numPr>
          <w:ilvl w:val="0"/>
          <w:numId w:val="30"/>
        </w:numPr>
      </w:pPr>
      <w:r w:rsidRPr="007926B6">
        <w:t>Sistema direciona para página requisitando dados a serem preenchidos</w:t>
      </w:r>
    </w:p>
    <w:p w14:paraId="76574E34" w14:textId="77777777" w:rsidR="00441C33" w:rsidRPr="007926B6" w:rsidRDefault="00441C33" w:rsidP="00441C33">
      <w:pPr>
        <w:pStyle w:val="whitespace-normal"/>
        <w:numPr>
          <w:ilvl w:val="0"/>
          <w:numId w:val="30"/>
        </w:numPr>
      </w:pPr>
      <w:r w:rsidRPr="007926B6">
        <w:t>Ator preenche todos os dados do Profissional (Dados necessários: Documento, endereço, e-mail)</w:t>
      </w:r>
    </w:p>
    <w:p w14:paraId="0E601269" w14:textId="77777777" w:rsidR="00441C33" w:rsidRPr="007926B6" w:rsidRDefault="00441C33" w:rsidP="00441C33">
      <w:pPr>
        <w:pStyle w:val="whitespace-normal"/>
        <w:numPr>
          <w:ilvl w:val="0"/>
          <w:numId w:val="30"/>
        </w:numPr>
      </w:pPr>
      <w:r w:rsidRPr="007926B6">
        <w:t>Ator clica em 'Salvar' no final do formulário</w:t>
      </w:r>
    </w:p>
    <w:p w14:paraId="16AF00D1" w14:textId="77777777" w:rsidR="00441C33" w:rsidRPr="007926B6" w:rsidRDefault="00441C33" w:rsidP="00441C33">
      <w:pPr>
        <w:pStyle w:val="whitespace-normal"/>
        <w:numPr>
          <w:ilvl w:val="0"/>
          <w:numId w:val="30"/>
        </w:numPr>
      </w:pPr>
      <w:r w:rsidRPr="007926B6">
        <w:t>Sistema dispara um pop-up</w:t>
      </w:r>
    </w:p>
    <w:p w14:paraId="52BF0E04" w14:textId="77777777" w:rsidR="00441C33" w:rsidRPr="007926B6" w:rsidRDefault="00441C33" w:rsidP="00441C33">
      <w:pPr>
        <w:pStyle w:val="whitespace-normal"/>
        <w:numPr>
          <w:ilvl w:val="0"/>
          <w:numId w:val="30"/>
        </w:numPr>
      </w:pPr>
      <w:r w:rsidRPr="007926B6">
        <w:t>Retorna à página home</w:t>
      </w:r>
    </w:p>
    <w:p w14:paraId="0689A339" w14:textId="77777777" w:rsidR="00441C33" w:rsidRPr="007926B6" w:rsidRDefault="00441C33" w:rsidP="00441C33">
      <w:pPr>
        <w:pStyle w:val="whitespace-normal"/>
      </w:pPr>
      <w:r w:rsidRPr="007926B6">
        <w:rPr>
          <w:rStyle w:val="Forte"/>
          <w:rFonts w:eastAsiaTheme="majorEastAsia"/>
        </w:rPr>
        <w:t>Fluxo Alternativo:</w:t>
      </w:r>
      <w:r w:rsidRPr="007926B6">
        <w:t xml:space="preserve"> 5. Sistema dispara pop-up:</w:t>
      </w:r>
    </w:p>
    <w:p w14:paraId="6947672B" w14:textId="77777777" w:rsidR="00441C33" w:rsidRPr="007926B6" w:rsidRDefault="00441C33" w:rsidP="00441C33">
      <w:pPr>
        <w:pStyle w:val="whitespace-normal"/>
        <w:numPr>
          <w:ilvl w:val="0"/>
          <w:numId w:val="31"/>
        </w:numPr>
      </w:pPr>
      <w:r w:rsidRPr="007926B6">
        <w:lastRenderedPageBreak/>
        <w:t xml:space="preserve">5.1. 'Profissional {nome} registrado com sucesso' </w:t>
      </w:r>
    </w:p>
    <w:p w14:paraId="734DD5ED" w14:textId="77777777" w:rsidR="00441C33" w:rsidRPr="007926B6" w:rsidRDefault="00441C33" w:rsidP="00441C33">
      <w:pPr>
        <w:pStyle w:val="whitespace-normal"/>
        <w:numPr>
          <w:ilvl w:val="1"/>
          <w:numId w:val="31"/>
        </w:numPr>
      </w:pPr>
      <w:r w:rsidRPr="007926B6">
        <w:t>5.1.1. Continua para o passo 6</w:t>
      </w:r>
    </w:p>
    <w:p w14:paraId="0C14E83A" w14:textId="77777777" w:rsidR="00441C33" w:rsidRPr="007926B6" w:rsidRDefault="00441C33" w:rsidP="00441C33">
      <w:pPr>
        <w:pStyle w:val="whitespace-normal"/>
        <w:numPr>
          <w:ilvl w:val="0"/>
          <w:numId w:val="31"/>
        </w:numPr>
      </w:pPr>
      <w:r w:rsidRPr="007926B6">
        <w:t xml:space="preserve">5.2. 'Falha ao cadastrar o profissional' </w:t>
      </w:r>
    </w:p>
    <w:p w14:paraId="191DA79A" w14:textId="77777777" w:rsidR="00441C33" w:rsidRPr="007926B6" w:rsidRDefault="00441C33" w:rsidP="00441C33">
      <w:pPr>
        <w:pStyle w:val="whitespace-normal"/>
        <w:numPr>
          <w:ilvl w:val="1"/>
          <w:numId w:val="31"/>
        </w:numPr>
      </w:pPr>
      <w:r w:rsidRPr="007926B6">
        <w:t>5.2.1. Retorna ao passo 3</w:t>
      </w:r>
    </w:p>
    <w:p w14:paraId="21B39112" w14:textId="77777777" w:rsidR="00441C33" w:rsidRPr="007926B6" w:rsidRDefault="00441C33" w:rsidP="00441C33">
      <w:pPr>
        <w:pStyle w:val="whitespace-normal"/>
        <w:numPr>
          <w:ilvl w:val="0"/>
          <w:numId w:val="31"/>
        </w:numPr>
      </w:pPr>
      <w:r w:rsidRPr="007926B6">
        <w:t xml:space="preserve">5.3. 'Falha ao cadastrar pois campo {nomeCampo} inválido' </w:t>
      </w:r>
    </w:p>
    <w:p w14:paraId="70464CF3" w14:textId="6F68728F" w:rsidR="00441C33" w:rsidRPr="007926B6" w:rsidRDefault="00441C33" w:rsidP="007926B6">
      <w:pPr>
        <w:pStyle w:val="whitespace-normal"/>
        <w:numPr>
          <w:ilvl w:val="1"/>
          <w:numId w:val="31"/>
        </w:numPr>
      </w:pPr>
      <w:r w:rsidRPr="007926B6">
        <w:t>5.3.1. Retorna ao passo 3</w:t>
      </w:r>
    </w:p>
    <w:p w14:paraId="5402FAA4"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t xml:space="preserve">5. </w:t>
      </w:r>
      <w:r w:rsidRPr="007926B6">
        <w:rPr>
          <w:rStyle w:val="Forte"/>
          <w:rFonts w:ascii="Times New Roman" w:hAnsi="Times New Roman" w:cs="Times New Roman"/>
          <w:b w:val="0"/>
          <w:bCs w:val="0"/>
        </w:rPr>
        <w:t>Finalizar Atendimento</w:t>
      </w:r>
    </w:p>
    <w:p w14:paraId="11564E42" w14:textId="77777777" w:rsidR="00441C33" w:rsidRPr="007926B6" w:rsidRDefault="00441C33" w:rsidP="00441C33">
      <w:pPr>
        <w:pStyle w:val="whitespace-normal"/>
      </w:pPr>
      <w:r w:rsidRPr="007926B6">
        <w:rPr>
          <w:rStyle w:val="Forte"/>
          <w:rFonts w:eastAsiaTheme="majorEastAsia"/>
        </w:rPr>
        <w:t>Atores:</w:t>
      </w:r>
      <w:r w:rsidRPr="007926B6">
        <w:t xml:space="preserve"> Profissional, Recepcionista</w:t>
      </w:r>
      <w:r w:rsidRPr="007926B6">
        <w:br/>
      </w:r>
      <w:r w:rsidRPr="007926B6">
        <w:rPr>
          <w:rStyle w:val="Forte"/>
          <w:rFonts w:eastAsiaTheme="majorEastAsia"/>
        </w:rPr>
        <w:t>Meta (GO):</w:t>
      </w:r>
      <w:r w:rsidRPr="007926B6">
        <w:t xml:space="preserve"> Encerrar o atendimento e registrar informações finais</w:t>
      </w:r>
      <w:r w:rsidRPr="007926B6">
        <w:br/>
      </w:r>
      <w:r w:rsidRPr="007926B6">
        <w:rPr>
          <w:rStyle w:val="Forte"/>
          <w:rFonts w:eastAsiaTheme="majorEastAsia"/>
        </w:rPr>
        <w:t>Pré-condição:</w:t>
      </w:r>
      <w:r w:rsidRPr="007926B6">
        <w:t xml:space="preserve"> Atendimento iniciado</w:t>
      </w:r>
      <w:r w:rsidRPr="007926B6">
        <w:br/>
      </w:r>
      <w:r w:rsidRPr="007926B6">
        <w:rPr>
          <w:rStyle w:val="Forte"/>
          <w:rFonts w:eastAsiaTheme="majorEastAsia"/>
        </w:rPr>
        <w:t>Pós-condição:</w:t>
      </w:r>
      <w:r w:rsidRPr="007926B6">
        <w:t xml:space="preserve"> Atendimento finalizado com todas as informações registradas</w:t>
      </w:r>
    </w:p>
    <w:p w14:paraId="3704E3F0" w14:textId="77777777" w:rsidR="00441C33" w:rsidRPr="007926B6" w:rsidRDefault="00441C33" w:rsidP="00441C33">
      <w:pPr>
        <w:pStyle w:val="whitespace-normal"/>
      </w:pPr>
      <w:r w:rsidRPr="007926B6">
        <w:rPr>
          <w:rStyle w:val="Forte"/>
          <w:rFonts w:eastAsiaTheme="majorEastAsia"/>
        </w:rPr>
        <w:t>Fluxo Principal:</w:t>
      </w:r>
    </w:p>
    <w:p w14:paraId="51A93D3C" w14:textId="77777777" w:rsidR="00441C33" w:rsidRPr="007926B6" w:rsidRDefault="00441C33" w:rsidP="00441C33">
      <w:pPr>
        <w:pStyle w:val="whitespace-normal"/>
        <w:numPr>
          <w:ilvl w:val="0"/>
          <w:numId w:val="32"/>
        </w:numPr>
      </w:pPr>
      <w:r w:rsidRPr="007926B6">
        <w:t>Profissional clica em 'Finalizar Atendimento'</w:t>
      </w:r>
    </w:p>
    <w:p w14:paraId="649F18D6" w14:textId="77777777" w:rsidR="00441C33" w:rsidRPr="007926B6" w:rsidRDefault="00441C33" w:rsidP="00441C33">
      <w:pPr>
        <w:pStyle w:val="whitespace-normal"/>
        <w:numPr>
          <w:ilvl w:val="0"/>
          <w:numId w:val="32"/>
        </w:numPr>
      </w:pPr>
      <w:r w:rsidRPr="007926B6">
        <w:t>Sistema exibe resumo do atendimento realizado</w:t>
      </w:r>
    </w:p>
    <w:p w14:paraId="4688B51D" w14:textId="77777777" w:rsidR="00441C33" w:rsidRPr="007926B6" w:rsidRDefault="00441C33" w:rsidP="00441C33">
      <w:pPr>
        <w:pStyle w:val="whitespace-normal"/>
        <w:numPr>
          <w:ilvl w:val="0"/>
          <w:numId w:val="32"/>
        </w:numPr>
      </w:pPr>
      <w:r w:rsidRPr="007926B6">
        <w:t>Profissional confirma serviços realizados e valores</w:t>
      </w:r>
    </w:p>
    <w:p w14:paraId="0598FE8B" w14:textId="77777777" w:rsidR="00441C33" w:rsidRPr="007926B6" w:rsidRDefault="00441C33" w:rsidP="00441C33">
      <w:pPr>
        <w:pStyle w:val="whitespace-normal"/>
        <w:numPr>
          <w:ilvl w:val="0"/>
          <w:numId w:val="32"/>
        </w:numPr>
      </w:pPr>
      <w:r w:rsidRPr="007926B6">
        <w:t>Sistema solicita registro de prontuário</w:t>
      </w:r>
    </w:p>
    <w:p w14:paraId="5969C847" w14:textId="77777777" w:rsidR="00441C33" w:rsidRPr="007926B6" w:rsidRDefault="00441C33" w:rsidP="00441C33">
      <w:pPr>
        <w:pStyle w:val="whitespace-normal"/>
        <w:numPr>
          <w:ilvl w:val="0"/>
          <w:numId w:val="32"/>
        </w:numPr>
      </w:pPr>
      <w:r w:rsidRPr="007926B6">
        <w:t>Profissional registra informações do prontuário (opcional)</w:t>
      </w:r>
    </w:p>
    <w:p w14:paraId="4A3524F5" w14:textId="77777777" w:rsidR="00441C33" w:rsidRPr="007926B6" w:rsidRDefault="00441C33" w:rsidP="00441C33">
      <w:pPr>
        <w:pStyle w:val="whitespace-normal"/>
        <w:numPr>
          <w:ilvl w:val="0"/>
          <w:numId w:val="32"/>
        </w:numPr>
      </w:pPr>
      <w:r w:rsidRPr="007926B6">
        <w:t>Sistema finaliza o atendimento</w:t>
      </w:r>
    </w:p>
    <w:p w14:paraId="73D7AAAF" w14:textId="77777777" w:rsidR="00441C33" w:rsidRPr="007926B6" w:rsidRDefault="00441C33" w:rsidP="00441C33">
      <w:pPr>
        <w:pStyle w:val="whitespace-normal"/>
        <w:numPr>
          <w:ilvl w:val="0"/>
          <w:numId w:val="32"/>
        </w:numPr>
      </w:pPr>
      <w:r w:rsidRPr="007926B6">
        <w:t>Sistema dispara pop-up de confirmação</w:t>
      </w:r>
    </w:p>
    <w:p w14:paraId="33BBFA0E" w14:textId="77777777" w:rsidR="00441C33" w:rsidRPr="007926B6" w:rsidRDefault="00441C33" w:rsidP="00441C33">
      <w:pPr>
        <w:pStyle w:val="whitespace-normal"/>
      </w:pPr>
      <w:r w:rsidRPr="007926B6">
        <w:rPr>
          <w:rStyle w:val="Forte"/>
          <w:rFonts w:eastAsiaTheme="majorEastAsia"/>
        </w:rPr>
        <w:t>Fluxo Alternativo:</w:t>
      </w:r>
      <w:r w:rsidRPr="007926B6">
        <w:t xml:space="preserve"> 5. Registro de prontuário:</w:t>
      </w:r>
    </w:p>
    <w:p w14:paraId="4D74B5F0" w14:textId="77777777" w:rsidR="00441C33" w:rsidRPr="007926B6" w:rsidRDefault="00441C33" w:rsidP="00441C33">
      <w:pPr>
        <w:pStyle w:val="whitespace-normal"/>
        <w:numPr>
          <w:ilvl w:val="0"/>
          <w:numId w:val="33"/>
        </w:numPr>
      </w:pPr>
      <w:r w:rsidRPr="007926B6">
        <w:t xml:space="preserve">5.1. Profissional registra prontuário completo </w:t>
      </w:r>
    </w:p>
    <w:p w14:paraId="1174A3A3" w14:textId="77777777" w:rsidR="00441C33" w:rsidRPr="007926B6" w:rsidRDefault="00441C33" w:rsidP="00441C33">
      <w:pPr>
        <w:pStyle w:val="whitespace-normal"/>
        <w:numPr>
          <w:ilvl w:val="1"/>
          <w:numId w:val="33"/>
        </w:numPr>
      </w:pPr>
      <w:r w:rsidRPr="007926B6">
        <w:t>5.1.1. Continua para passo 6</w:t>
      </w:r>
    </w:p>
    <w:p w14:paraId="42B669D3" w14:textId="77777777" w:rsidR="00441C33" w:rsidRPr="007926B6" w:rsidRDefault="00441C33" w:rsidP="00441C33">
      <w:pPr>
        <w:pStyle w:val="whitespace-normal"/>
        <w:numPr>
          <w:ilvl w:val="0"/>
          <w:numId w:val="33"/>
        </w:numPr>
      </w:pPr>
      <w:r w:rsidRPr="007926B6">
        <w:t xml:space="preserve">5.2. Profissional pula registro de prontuário </w:t>
      </w:r>
    </w:p>
    <w:p w14:paraId="765C2D62" w14:textId="71631B37" w:rsidR="00441C33" w:rsidRPr="007926B6" w:rsidRDefault="00441C33" w:rsidP="007926B6">
      <w:pPr>
        <w:pStyle w:val="whitespace-normal"/>
        <w:numPr>
          <w:ilvl w:val="1"/>
          <w:numId w:val="33"/>
        </w:numPr>
      </w:pPr>
      <w:r w:rsidRPr="007926B6">
        <w:t>5.2.1. Continua para passo 6</w:t>
      </w:r>
    </w:p>
    <w:p w14:paraId="49460B34" w14:textId="77777777" w:rsidR="00441C33" w:rsidRPr="007926B6" w:rsidRDefault="00441C33" w:rsidP="00441C33">
      <w:pPr>
        <w:pStyle w:val="Ttulo2"/>
        <w:rPr>
          <w:rFonts w:ascii="Times New Roman" w:hAnsi="Times New Roman" w:cs="Times New Roman"/>
        </w:rPr>
      </w:pPr>
      <w:r w:rsidRPr="007926B6">
        <w:rPr>
          <w:rFonts w:ascii="Times New Roman" w:hAnsi="Times New Roman" w:cs="Times New Roman"/>
        </w:rPr>
        <w:t xml:space="preserve">6. </w:t>
      </w:r>
      <w:r w:rsidRPr="007926B6">
        <w:rPr>
          <w:rStyle w:val="Forte"/>
          <w:rFonts w:ascii="Times New Roman" w:hAnsi="Times New Roman" w:cs="Times New Roman"/>
          <w:b w:val="0"/>
          <w:bCs w:val="0"/>
        </w:rPr>
        <w:t>Realizar Check-in</w:t>
      </w:r>
    </w:p>
    <w:p w14:paraId="1F289472" w14:textId="77777777" w:rsidR="00441C33" w:rsidRPr="007926B6" w:rsidRDefault="00441C33" w:rsidP="00441C33">
      <w:pPr>
        <w:pStyle w:val="whitespace-normal"/>
      </w:pPr>
      <w:r w:rsidRPr="007926B6">
        <w:rPr>
          <w:rStyle w:val="Forte"/>
          <w:rFonts w:eastAsiaTheme="majorEastAsia"/>
        </w:rPr>
        <w:t>Atores:</w:t>
      </w:r>
      <w:r w:rsidRPr="007926B6">
        <w:t xml:space="preserve"> Recepcionista</w:t>
      </w:r>
      <w:r w:rsidRPr="007926B6">
        <w:br/>
      </w:r>
      <w:r w:rsidRPr="007926B6">
        <w:rPr>
          <w:rStyle w:val="Forte"/>
          <w:rFonts w:eastAsiaTheme="majorEastAsia"/>
        </w:rPr>
        <w:t>Meta (GO):</w:t>
      </w:r>
      <w:r w:rsidRPr="007926B6">
        <w:t xml:space="preserve"> Confirmar chegada do cliente e preparar para atendimento</w:t>
      </w:r>
      <w:r w:rsidRPr="007926B6">
        <w:br/>
      </w:r>
      <w:r w:rsidRPr="007926B6">
        <w:rPr>
          <w:rStyle w:val="Forte"/>
          <w:rFonts w:eastAsiaTheme="majorEastAsia"/>
        </w:rPr>
        <w:t>Pré-condição:</w:t>
      </w:r>
      <w:r w:rsidRPr="007926B6">
        <w:t xml:space="preserve"> Cliente possui agendamento confirmado</w:t>
      </w:r>
      <w:r w:rsidRPr="007926B6">
        <w:br/>
      </w:r>
      <w:r w:rsidRPr="007926B6">
        <w:rPr>
          <w:rStyle w:val="Forte"/>
          <w:rFonts w:eastAsiaTheme="majorEastAsia"/>
        </w:rPr>
        <w:t>Pós-condição:</w:t>
      </w:r>
      <w:r w:rsidRPr="007926B6">
        <w:t xml:space="preserve"> Cliente registrado como presente, profissional notificado</w:t>
      </w:r>
    </w:p>
    <w:p w14:paraId="72D3A8FC" w14:textId="77777777" w:rsidR="00441C33" w:rsidRPr="007926B6" w:rsidRDefault="00441C33" w:rsidP="00441C33">
      <w:pPr>
        <w:pStyle w:val="whitespace-normal"/>
      </w:pPr>
      <w:r w:rsidRPr="007926B6">
        <w:rPr>
          <w:rStyle w:val="Forte"/>
          <w:rFonts w:eastAsiaTheme="majorEastAsia"/>
        </w:rPr>
        <w:t>Fluxo Principal:</w:t>
      </w:r>
    </w:p>
    <w:p w14:paraId="3D06C801" w14:textId="77777777" w:rsidR="00441C33" w:rsidRPr="007926B6" w:rsidRDefault="00441C33" w:rsidP="00441C33">
      <w:pPr>
        <w:pStyle w:val="whitespace-normal"/>
        <w:numPr>
          <w:ilvl w:val="0"/>
          <w:numId w:val="34"/>
        </w:numPr>
      </w:pPr>
      <w:r w:rsidRPr="007926B6">
        <w:t>Recepcionista acessa lista de agendamentos do dia</w:t>
      </w:r>
    </w:p>
    <w:p w14:paraId="48339CF6" w14:textId="77777777" w:rsidR="00441C33" w:rsidRPr="007926B6" w:rsidRDefault="00441C33" w:rsidP="00441C33">
      <w:pPr>
        <w:pStyle w:val="whitespace-normal"/>
        <w:numPr>
          <w:ilvl w:val="0"/>
          <w:numId w:val="34"/>
        </w:numPr>
      </w:pPr>
      <w:r w:rsidRPr="007926B6">
        <w:t>Localiza o cliente na lista</w:t>
      </w:r>
    </w:p>
    <w:p w14:paraId="7F1977F5" w14:textId="77777777" w:rsidR="00441C33" w:rsidRPr="007926B6" w:rsidRDefault="00441C33" w:rsidP="00441C33">
      <w:pPr>
        <w:pStyle w:val="whitespace-normal"/>
        <w:numPr>
          <w:ilvl w:val="0"/>
          <w:numId w:val="34"/>
        </w:numPr>
      </w:pPr>
      <w:r w:rsidRPr="007926B6">
        <w:t>Clica em 'Fazer Check-in'</w:t>
      </w:r>
    </w:p>
    <w:p w14:paraId="0F1BF61B" w14:textId="77777777" w:rsidR="00441C33" w:rsidRPr="007926B6" w:rsidRDefault="00441C33" w:rsidP="00441C33">
      <w:pPr>
        <w:pStyle w:val="whitespace-normal"/>
        <w:numPr>
          <w:ilvl w:val="0"/>
          <w:numId w:val="34"/>
        </w:numPr>
      </w:pPr>
      <w:r w:rsidRPr="007926B6">
        <w:t>Sistema registra horário de chegada</w:t>
      </w:r>
    </w:p>
    <w:p w14:paraId="3EBD2647" w14:textId="77777777" w:rsidR="00441C33" w:rsidRPr="007926B6" w:rsidRDefault="00441C33" w:rsidP="00441C33">
      <w:pPr>
        <w:pStyle w:val="whitespace-normal"/>
        <w:numPr>
          <w:ilvl w:val="0"/>
          <w:numId w:val="34"/>
        </w:numPr>
      </w:pPr>
      <w:r w:rsidRPr="007926B6">
        <w:t>Sistema notifica profissional responsável</w:t>
      </w:r>
    </w:p>
    <w:p w14:paraId="79723BAB" w14:textId="77777777" w:rsidR="00441C33" w:rsidRPr="007926B6" w:rsidRDefault="00441C33" w:rsidP="00441C33">
      <w:pPr>
        <w:pStyle w:val="whitespace-normal"/>
        <w:numPr>
          <w:ilvl w:val="0"/>
          <w:numId w:val="34"/>
        </w:numPr>
      </w:pPr>
      <w:r w:rsidRPr="007926B6">
        <w:lastRenderedPageBreak/>
        <w:t>Status do agendamento muda para 'Cliente Presente'</w:t>
      </w:r>
    </w:p>
    <w:p w14:paraId="2E681312" w14:textId="77777777" w:rsidR="00441C33" w:rsidRPr="007926B6" w:rsidRDefault="00441C33" w:rsidP="00441C33">
      <w:pPr>
        <w:pStyle w:val="whitespace-normal"/>
      </w:pPr>
      <w:r w:rsidRPr="007926B6">
        <w:rPr>
          <w:rStyle w:val="Forte"/>
          <w:rFonts w:eastAsiaTheme="majorEastAsia"/>
        </w:rPr>
        <w:t>Fluxo Alternativo:</w:t>
      </w:r>
      <w:r w:rsidRPr="007926B6">
        <w:t xml:space="preserve"> 2. Cliente não encontrado na lista:</w:t>
      </w:r>
    </w:p>
    <w:p w14:paraId="69B06E6E" w14:textId="77777777" w:rsidR="00441C33" w:rsidRPr="007926B6" w:rsidRDefault="00441C33" w:rsidP="00441C33">
      <w:pPr>
        <w:pStyle w:val="whitespace-normal"/>
        <w:numPr>
          <w:ilvl w:val="0"/>
          <w:numId w:val="35"/>
        </w:numPr>
      </w:pPr>
      <w:r w:rsidRPr="007926B6">
        <w:t>2.1. Recepcionista verifica agendamento em outras datas</w:t>
      </w:r>
    </w:p>
    <w:p w14:paraId="30896A72" w14:textId="77777777" w:rsidR="00441C33" w:rsidRPr="007926B6" w:rsidRDefault="00441C33" w:rsidP="00441C33">
      <w:pPr>
        <w:pStyle w:val="whitespace-normal"/>
        <w:numPr>
          <w:ilvl w:val="0"/>
          <w:numId w:val="35"/>
        </w:numPr>
      </w:pPr>
      <w:r w:rsidRPr="007926B6">
        <w:t>2.2. Se não encontrado, oferece reagendamento</w:t>
      </w:r>
    </w:p>
    <w:p w14:paraId="22C57441" w14:textId="77777777" w:rsidR="00441C33" w:rsidRPr="007926B6" w:rsidRDefault="00441C33" w:rsidP="00441C33">
      <w:pPr>
        <w:pStyle w:val="whitespace-normal"/>
        <w:numPr>
          <w:ilvl w:val="0"/>
          <w:numId w:val="35"/>
        </w:numPr>
      </w:pPr>
      <w:r w:rsidRPr="007926B6">
        <w:t>2.3. Retorna ao passo 1</w:t>
      </w:r>
    </w:p>
    <w:p w14:paraId="698C5EA6" w14:textId="04FAE51F" w:rsidR="000A1037" w:rsidRPr="007926B6" w:rsidRDefault="00000000">
      <w:pPr>
        <w:numPr>
          <w:ilvl w:val="0"/>
          <w:numId w:val="3"/>
        </w:numPr>
        <w:pBdr>
          <w:top w:val="nil"/>
          <w:left w:val="nil"/>
          <w:bottom w:val="nil"/>
          <w:right w:val="nil"/>
          <w:between w:val="nil"/>
        </w:pBdr>
        <w:spacing w:after="0"/>
        <w:rPr>
          <w:rFonts w:ascii="Times New Roman" w:hAnsi="Times New Roman" w:cs="Times New Roman"/>
          <w:b/>
        </w:rPr>
      </w:pPr>
      <w:r w:rsidRPr="007926B6">
        <w:rPr>
          <w:rFonts w:ascii="Times New Roman" w:hAnsi="Times New Roman" w:cs="Times New Roman"/>
        </w:rPr>
        <w:br/>
      </w:r>
      <w:r w:rsidRPr="007926B6">
        <w:rPr>
          <w:rFonts w:ascii="Times New Roman" w:hAnsi="Times New Roman" w:cs="Times New Roman"/>
        </w:rPr>
        <w:br/>
      </w:r>
    </w:p>
    <w:p w14:paraId="31622BF6" w14:textId="77777777" w:rsidR="00DD659D" w:rsidRPr="007926B6" w:rsidRDefault="00000000" w:rsidP="00DD659D">
      <w:pPr>
        <w:pStyle w:val="Ttulo3"/>
        <w:rPr>
          <w:rStyle w:val="Forte"/>
          <w:rFonts w:ascii="Times New Roman" w:hAnsi="Times New Roman" w:cs="Times New Roman"/>
          <w:b w:val="0"/>
          <w:bCs w:val="0"/>
        </w:rPr>
      </w:pPr>
      <w:r w:rsidRPr="007926B6">
        <w:rPr>
          <w:rFonts w:ascii="Times New Roman" w:eastAsia="Play" w:hAnsi="Times New Roman" w:cs="Times New Roman"/>
          <w:color w:val="0F4761"/>
          <w:sz w:val="32"/>
          <w:szCs w:val="32"/>
        </w:rPr>
        <w:t>Classes do sistema</w:t>
      </w:r>
      <w:r w:rsidRPr="007926B6">
        <w:rPr>
          <w:rFonts w:ascii="Times New Roman" w:eastAsia="Times New Roman" w:hAnsi="Times New Roman" w:cs="Times New Roman"/>
        </w:rPr>
        <w:br/>
      </w:r>
    </w:p>
    <w:p w14:paraId="3ABBF11A"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t>1. Entidades Organizacionais</w:t>
      </w:r>
    </w:p>
    <w:p w14:paraId="571D4F95" w14:textId="77777777" w:rsidR="00DD659D" w:rsidRPr="007926B6" w:rsidRDefault="00DD659D" w:rsidP="00DD659D">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Company</w:t>
      </w:r>
      <w:proofErr w:type="spellEnd"/>
      <w:r w:rsidRPr="007926B6">
        <w:rPr>
          <w:rStyle w:val="Forte"/>
          <w:rFonts w:ascii="Times New Roman" w:hAnsi="Times New Roman" w:cs="Times New Roman"/>
          <w:b w:val="0"/>
          <w:bCs w:val="0"/>
          <w:i w:val="0"/>
          <w:iCs w:val="0"/>
        </w:rPr>
        <w:t xml:space="preserve"> (Empresa)</w:t>
      </w:r>
    </w:p>
    <w:p w14:paraId="1A82D881" w14:textId="259C4835" w:rsidR="00DD659D" w:rsidRPr="007926B6" w:rsidRDefault="00DD659D" w:rsidP="00DD659D">
      <w:pPr>
        <w:pStyle w:val="whitespace-normal"/>
      </w:pPr>
      <w:r w:rsidRPr="007926B6">
        <w:rPr>
          <w:rStyle w:val="Forte"/>
        </w:rPr>
        <w:t>Responsabilidade:</w:t>
      </w:r>
      <w:r w:rsidRPr="007926B6">
        <w:t xml:space="preserve"> Entidade jurídica principal que possui as clínicas </w:t>
      </w:r>
      <w:r w:rsidR="007926B6" w:rsidRPr="007926B6">
        <w:br/>
      </w:r>
      <w:r w:rsidRPr="007926B6">
        <w:rPr>
          <w:rStyle w:val="Forte"/>
        </w:rPr>
        <w:t>Justificativa:</w:t>
      </w:r>
      <w:r w:rsidRPr="007926B6">
        <w:t xml:space="preserve"> Necessária para controle multi-empresa e emissão de NF </w:t>
      </w:r>
      <w:r w:rsidR="007926B6" w:rsidRPr="007926B6">
        <w:br/>
      </w:r>
      <w:r w:rsidRPr="007926B6">
        <w:rPr>
          <w:rStyle w:val="Forte"/>
        </w:rPr>
        <w:t>Atributos:</w:t>
      </w:r>
    </w:p>
    <w:p w14:paraId="28B88A62" w14:textId="77777777" w:rsidR="00DD659D" w:rsidRPr="007926B6" w:rsidRDefault="00DD659D" w:rsidP="00DD659D">
      <w:pPr>
        <w:pStyle w:val="whitespace-normal"/>
        <w:numPr>
          <w:ilvl w:val="0"/>
          <w:numId w:val="36"/>
        </w:numPr>
      </w:pPr>
      <w:r w:rsidRPr="007926B6">
        <w:t>id: UUID</w:t>
      </w:r>
    </w:p>
    <w:p w14:paraId="4AA189F3" w14:textId="77777777" w:rsidR="00DD659D" w:rsidRPr="007926B6" w:rsidRDefault="00DD659D" w:rsidP="00DD659D">
      <w:pPr>
        <w:pStyle w:val="whitespace-normal"/>
        <w:numPr>
          <w:ilvl w:val="0"/>
          <w:numId w:val="36"/>
        </w:numPr>
      </w:pPr>
      <w:r w:rsidRPr="007926B6">
        <w:t>name: String</w:t>
      </w:r>
    </w:p>
    <w:p w14:paraId="3235F988" w14:textId="77777777" w:rsidR="00DD659D" w:rsidRPr="007926B6" w:rsidRDefault="00DD659D" w:rsidP="00DD659D">
      <w:pPr>
        <w:pStyle w:val="whitespace-normal"/>
        <w:numPr>
          <w:ilvl w:val="0"/>
          <w:numId w:val="36"/>
        </w:numPr>
      </w:pPr>
      <w:r w:rsidRPr="007926B6">
        <w:t>documentNumber: String (CNPJ)</w:t>
      </w:r>
    </w:p>
    <w:p w14:paraId="5BB2B078" w14:textId="77777777" w:rsidR="00DD659D" w:rsidRPr="007926B6" w:rsidRDefault="00DD659D" w:rsidP="00DD659D">
      <w:pPr>
        <w:pStyle w:val="whitespace-normal"/>
        <w:numPr>
          <w:ilvl w:val="0"/>
          <w:numId w:val="36"/>
        </w:numPr>
      </w:pPr>
      <w:r w:rsidRPr="007926B6">
        <w:t>address: Address (embedded)</w:t>
      </w:r>
    </w:p>
    <w:p w14:paraId="7128D22B" w14:textId="77777777" w:rsidR="00DD659D" w:rsidRPr="007926B6" w:rsidRDefault="00DD659D" w:rsidP="00DD659D">
      <w:pPr>
        <w:pStyle w:val="whitespace-normal"/>
        <w:numPr>
          <w:ilvl w:val="0"/>
          <w:numId w:val="36"/>
        </w:numPr>
      </w:pPr>
      <w:r w:rsidRPr="007926B6">
        <w:t>phone: String</w:t>
      </w:r>
    </w:p>
    <w:p w14:paraId="4613AF03" w14:textId="77777777" w:rsidR="00DD659D" w:rsidRPr="007926B6" w:rsidRDefault="00DD659D" w:rsidP="00DD659D">
      <w:pPr>
        <w:pStyle w:val="whitespace-normal"/>
        <w:numPr>
          <w:ilvl w:val="0"/>
          <w:numId w:val="36"/>
        </w:numPr>
      </w:pPr>
      <w:r w:rsidRPr="007926B6">
        <w:t>isActive: Boolean</w:t>
      </w:r>
    </w:p>
    <w:p w14:paraId="1DD5825B" w14:textId="77777777" w:rsidR="007926B6" w:rsidRPr="007926B6" w:rsidRDefault="007926B6" w:rsidP="007926B6">
      <w:pPr>
        <w:pStyle w:val="whitespace-normal"/>
      </w:pPr>
    </w:p>
    <w:p w14:paraId="690ADE51" w14:textId="77777777" w:rsidR="007926B6" w:rsidRPr="007926B6" w:rsidRDefault="007926B6" w:rsidP="007926B6">
      <w:pPr>
        <w:pStyle w:val="whitespace-normal"/>
      </w:pPr>
    </w:p>
    <w:p w14:paraId="7C2DD570" w14:textId="77777777" w:rsidR="00DD659D" w:rsidRPr="007926B6" w:rsidRDefault="00DD659D" w:rsidP="00DD659D">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Subsidiary</w:t>
      </w:r>
      <w:proofErr w:type="spellEnd"/>
      <w:r w:rsidRPr="007926B6">
        <w:rPr>
          <w:rStyle w:val="Forte"/>
          <w:rFonts w:ascii="Times New Roman" w:hAnsi="Times New Roman" w:cs="Times New Roman"/>
          <w:b w:val="0"/>
          <w:bCs w:val="0"/>
          <w:i w:val="0"/>
          <w:iCs w:val="0"/>
        </w:rPr>
        <w:t xml:space="preserve"> (Subsidiária)</w:t>
      </w:r>
    </w:p>
    <w:p w14:paraId="0562113E" w14:textId="24DCAAF9" w:rsidR="00DD659D" w:rsidRPr="007926B6" w:rsidRDefault="00DD659D" w:rsidP="00DD659D">
      <w:pPr>
        <w:pStyle w:val="whitespace-normal"/>
      </w:pPr>
      <w:r w:rsidRPr="007926B6">
        <w:rPr>
          <w:rStyle w:val="Forte"/>
        </w:rPr>
        <w:t>Responsabilidade:</w:t>
      </w:r>
      <w:r w:rsidRPr="007926B6">
        <w:t xml:space="preserve"> Unidades físicas da empresa </w:t>
      </w:r>
      <w:r w:rsidR="007926B6" w:rsidRPr="007926B6">
        <w:br/>
      </w:r>
      <w:r w:rsidRPr="007926B6">
        <w:rPr>
          <w:rStyle w:val="Forte"/>
        </w:rPr>
        <w:t>Justificativa:</w:t>
      </w:r>
      <w:r w:rsidRPr="007926B6">
        <w:t xml:space="preserve"> Cada unidade tem CNPJ próprio e funcionamento independente </w:t>
      </w:r>
      <w:r w:rsidR="007926B6" w:rsidRPr="007926B6">
        <w:br/>
      </w:r>
      <w:r w:rsidRPr="007926B6">
        <w:rPr>
          <w:rStyle w:val="Forte"/>
        </w:rPr>
        <w:t>Atributos:</w:t>
      </w:r>
    </w:p>
    <w:p w14:paraId="1E3C2C0D" w14:textId="77777777" w:rsidR="00DD659D" w:rsidRPr="007926B6" w:rsidRDefault="00DD659D" w:rsidP="00DD659D">
      <w:pPr>
        <w:pStyle w:val="whitespace-normal"/>
        <w:numPr>
          <w:ilvl w:val="0"/>
          <w:numId w:val="37"/>
        </w:numPr>
      </w:pPr>
      <w:r w:rsidRPr="007926B6">
        <w:t>id: UUID</w:t>
      </w:r>
    </w:p>
    <w:p w14:paraId="0572AEDD" w14:textId="77777777" w:rsidR="00DD659D" w:rsidRPr="007926B6" w:rsidRDefault="00DD659D" w:rsidP="00DD659D">
      <w:pPr>
        <w:pStyle w:val="whitespace-normal"/>
        <w:numPr>
          <w:ilvl w:val="0"/>
          <w:numId w:val="37"/>
        </w:numPr>
      </w:pPr>
      <w:r w:rsidRPr="007926B6">
        <w:t>name: String</w:t>
      </w:r>
    </w:p>
    <w:p w14:paraId="1BAB1A58" w14:textId="77777777" w:rsidR="00DD659D" w:rsidRPr="007926B6" w:rsidRDefault="00DD659D" w:rsidP="00DD659D">
      <w:pPr>
        <w:pStyle w:val="whitespace-normal"/>
        <w:numPr>
          <w:ilvl w:val="0"/>
          <w:numId w:val="37"/>
        </w:numPr>
      </w:pPr>
      <w:r w:rsidRPr="007926B6">
        <w:t>documentNumber: String (CNPJ filial)</w:t>
      </w:r>
    </w:p>
    <w:p w14:paraId="0E1E7571" w14:textId="77777777" w:rsidR="00DD659D" w:rsidRPr="007926B6" w:rsidRDefault="00DD659D" w:rsidP="00DD659D">
      <w:pPr>
        <w:pStyle w:val="whitespace-normal"/>
        <w:numPr>
          <w:ilvl w:val="0"/>
          <w:numId w:val="37"/>
        </w:numPr>
      </w:pPr>
      <w:r w:rsidRPr="007926B6">
        <w:t>address: Address (embedded)</w:t>
      </w:r>
    </w:p>
    <w:p w14:paraId="418C30DD" w14:textId="77777777" w:rsidR="00DD659D" w:rsidRPr="007926B6" w:rsidRDefault="00DD659D" w:rsidP="00DD659D">
      <w:pPr>
        <w:pStyle w:val="whitespace-normal"/>
        <w:numPr>
          <w:ilvl w:val="0"/>
          <w:numId w:val="37"/>
        </w:numPr>
      </w:pPr>
      <w:r w:rsidRPr="007926B6">
        <w:t>openTime: LocalTime</w:t>
      </w:r>
    </w:p>
    <w:p w14:paraId="3A3B6CB2" w14:textId="77777777" w:rsidR="00DD659D" w:rsidRPr="007926B6" w:rsidRDefault="00DD659D" w:rsidP="00DD659D">
      <w:pPr>
        <w:pStyle w:val="whitespace-normal"/>
        <w:numPr>
          <w:ilvl w:val="0"/>
          <w:numId w:val="37"/>
        </w:numPr>
      </w:pPr>
      <w:r w:rsidRPr="007926B6">
        <w:t>closeTime: LocalTime</w:t>
      </w:r>
    </w:p>
    <w:p w14:paraId="14C5BD69" w14:textId="77777777" w:rsidR="00DD659D" w:rsidRPr="007926B6" w:rsidRDefault="00DD659D" w:rsidP="00DD659D">
      <w:pPr>
        <w:pStyle w:val="whitespace-normal"/>
        <w:numPr>
          <w:ilvl w:val="0"/>
          <w:numId w:val="37"/>
        </w:numPr>
      </w:pPr>
      <w:r w:rsidRPr="007926B6">
        <w:lastRenderedPageBreak/>
        <w:t>company: Company</w:t>
      </w:r>
    </w:p>
    <w:p w14:paraId="01002955"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t>2. Entidades de Pessoas</w:t>
      </w:r>
    </w:p>
    <w:p w14:paraId="3A0C8255" w14:textId="07F9E2A7" w:rsidR="00DD659D" w:rsidRPr="007926B6" w:rsidRDefault="00DD659D" w:rsidP="007926B6">
      <w:pPr>
        <w:pStyle w:val="Ttulo4"/>
        <w:rPr>
          <w:rFonts w:ascii="Times New Roman" w:hAnsi="Times New Roman" w:cs="Times New Roman"/>
          <w:b/>
          <w:bCs/>
          <w:i w:val="0"/>
          <w:iCs w:val="0"/>
        </w:rPr>
      </w:pPr>
      <w:proofErr w:type="spellStart"/>
      <w:r w:rsidRPr="007926B6">
        <w:rPr>
          <w:rStyle w:val="Forte"/>
          <w:rFonts w:ascii="Times New Roman" w:hAnsi="Times New Roman" w:cs="Times New Roman"/>
          <w:i w:val="0"/>
          <w:iCs w:val="0"/>
        </w:rPr>
        <w:t>User</w:t>
      </w:r>
      <w:proofErr w:type="spellEnd"/>
      <w:r w:rsidRPr="007926B6">
        <w:rPr>
          <w:rStyle w:val="Forte"/>
          <w:rFonts w:ascii="Times New Roman" w:hAnsi="Times New Roman" w:cs="Times New Roman"/>
          <w:i w:val="0"/>
          <w:iCs w:val="0"/>
        </w:rPr>
        <w:t xml:space="preserve"> (Usuário)</w:t>
      </w:r>
      <w:r w:rsidR="007926B6" w:rsidRPr="007926B6">
        <w:rPr>
          <w:rStyle w:val="Forte"/>
          <w:rFonts w:ascii="Times New Roman" w:hAnsi="Times New Roman" w:cs="Times New Roman"/>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Usuários do sistema com diferentes perfis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Controle de acesso e permissões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0CF0D777" w14:textId="77777777" w:rsidR="00DD659D" w:rsidRPr="007926B6" w:rsidRDefault="00DD659D" w:rsidP="00DD659D">
      <w:pPr>
        <w:pStyle w:val="whitespace-normal"/>
        <w:numPr>
          <w:ilvl w:val="0"/>
          <w:numId w:val="38"/>
        </w:numPr>
      </w:pPr>
      <w:r w:rsidRPr="007926B6">
        <w:t>id: UUID</w:t>
      </w:r>
    </w:p>
    <w:p w14:paraId="0E86A8E1" w14:textId="77777777" w:rsidR="00DD659D" w:rsidRPr="007926B6" w:rsidRDefault="00DD659D" w:rsidP="00DD659D">
      <w:pPr>
        <w:pStyle w:val="whitespace-normal"/>
        <w:numPr>
          <w:ilvl w:val="0"/>
          <w:numId w:val="38"/>
        </w:numPr>
      </w:pPr>
      <w:r w:rsidRPr="007926B6">
        <w:t>username: String</w:t>
      </w:r>
    </w:p>
    <w:p w14:paraId="5F097F80" w14:textId="77777777" w:rsidR="00DD659D" w:rsidRPr="007926B6" w:rsidRDefault="00DD659D" w:rsidP="00DD659D">
      <w:pPr>
        <w:pStyle w:val="whitespace-normal"/>
        <w:numPr>
          <w:ilvl w:val="0"/>
          <w:numId w:val="38"/>
        </w:numPr>
      </w:pPr>
      <w:r w:rsidRPr="007926B6">
        <w:t>email: String</w:t>
      </w:r>
    </w:p>
    <w:p w14:paraId="0A6D4172" w14:textId="77777777" w:rsidR="00DD659D" w:rsidRPr="007926B6" w:rsidRDefault="00DD659D" w:rsidP="00DD659D">
      <w:pPr>
        <w:pStyle w:val="whitespace-normal"/>
        <w:numPr>
          <w:ilvl w:val="0"/>
          <w:numId w:val="38"/>
        </w:numPr>
      </w:pPr>
      <w:r w:rsidRPr="007926B6">
        <w:t>role: UserRole (ADMIN, RECEPTIONIST, PROFESSIONAL, etc.)</w:t>
      </w:r>
    </w:p>
    <w:p w14:paraId="1C747421" w14:textId="77777777" w:rsidR="00DD659D" w:rsidRPr="007926B6" w:rsidRDefault="00DD659D" w:rsidP="00DD659D">
      <w:pPr>
        <w:pStyle w:val="whitespace-normal"/>
        <w:numPr>
          <w:ilvl w:val="0"/>
          <w:numId w:val="38"/>
        </w:numPr>
      </w:pPr>
      <w:r w:rsidRPr="007926B6">
        <w:t>firstName: String</w:t>
      </w:r>
    </w:p>
    <w:p w14:paraId="3A97D4EE" w14:textId="77777777" w:rsidR="00DD659D" w:rsidRPr="007926B6" w:rsidRDefault="00DD659D" w:rsidP="00DD659D">
      <w:pPr>
        <w:pStyle w:val="whitespace-normal"/>
        <w:numPr>
          <w:ilvl w:val="0"/>
          <w:numId w:val="38"/>
        </w:numPr>
      </w:pPr>
      <w:r w:rsidRPr="007926B6">
        <w:t>lastName: String</w:t>
      </w:r>
    </w:p>
    <w:p w14:paraId="6DD0781D" w14:textId="77777777" w:rsidR="00DD659D" w:rsidRPr="007926B6" w:rsidRDefault="00DD659D" w:rsidP="00DD659D">
      <w:pPr>
        <w:pStyle w:val="whitespace-normal"/>
        <w:numPr>
          <w:ilvl w:val="0"/>
          <w:numId w:val="38"/>
        </w:numPr>
      </w:pPr>
      <w:r w:rsidRPr="007926B6">
        <w:t>company: Company</w:t>
      </w:r>
    </w:p>
    <w:p w14:paraId="2A3A11F3" w14:textId="3D192053" w:rsidR="00DD659D" w:rsidRPr="007926B6" w:rsidRDefault="00DD659D" w:rsidP="007926B6">
      <w:pPr>
        <w:pStyle w:val="Ttulo4"/>
        <w:rPr>
          <w:rFonts w:ascii="Times New Roman" w:hAnsi="Times New Roman" w:cs="Times New Roman"/>
          <w:b/>
          <w:bCs/>
          <w:i w:val="0"/>
          <w:iCs w:val="0"/>
        </w:rPr>
      </w:pPr>
      <w:r w:rsidRPr="007926B6">
        <w:rPr>
          <w:rStyle w:val="Forte"/>
          <w:rFonts w:ascii="Times New Roman" w:hAnsi="Times New Roman" w:cs="Times New Roman"/>
          <w:i w:val="0"/>
          <w:iCs w:val="0"/>
        </w:rPr>
        <w:t>Professional (Profissional)</w:t>
      </w:r>
      <w:r w:rsidR="007926B6" w:rsidRPr="007926B6">
        <w:rPr>
          <w:rStyle w:val="Forte"/>
          <w:rFonts w:ascii="Times New Roman" w:hAnsi="Times New Roman" w:cs="Times New Roman"/>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Especialistas que executam procedimentos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Ator principal do processo de atendimento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10CF6162" w14:textId="77777777" w:rsidR="00DD659D" w:rsidRPr="007926B6" w:rsidRDefault="00DD659D" w:rsidP="00DD659D">
      <w:pPr>
        <w:pStyle w:val="whitespace-normal"/>
        <w:numPr>
          <w:ilvl w:val="0"/>
          <w:numId w:val="39"/>
        </w:numPr>
      </w:pPr>
      <w:r w:rsidRPr="007926B6">
        <w:t>id: UUID</w:t>
      </w:r>
    </w:p>
    <w:p w14:paraId="7ED7B8BA" w14:textId="77777777" w:rsidR="00DD659D" w:rsidRPr="007926B6" w:rsidRDefault="00DD659D" w:rsidP="00DD659D">
      <w:pPr>
        <w:pStyle w:val="whitespace-normal"/>
        <w:numPr>
          <w:ilvl w:val="0"/>
          <w:numId w:val="39"/>
        </w:numPr>
      </w:pPr>
      <w:r w:rsidRPr="007926B6">
        <w:t>firstName: String</w:t>
      </w:r>
    </w:p>
    <w:p w14:paraId="34D6A664" w14:textId="77777777" w:rsidR="00DD659D" w:rsidRPr="007926B6" w:rsidRDefault="00DD659D" w:rsidP="00DD659D">
      <w:pPr>
        <w:pStyle w:val="whitespace-normal"/>
        <w:numPr>
          <w:ilvl w:val="0"/>
          <w:numId w:val="39"/>
        </w:numPr>
      </w:pPr>
      <w:r w:rsidRPr="007926B6">
        <w:t>lastName: String</w:t>
      </w:r>
    </w:p>
    <w:p w14:paraId="29BA16AF" w14:textId="77777777" w:rsidR="00DD659D" w:rsidRPr="007926B6" w:rsidRDefault="00DD659D" w:rsidP="00DD659D">
      <w:pPr>
        <w:pStyle w:val="whitespace-normal"/>
        <w:numPr>
          <w:ilvl w:val="0"/>
          <w:numId w:val="39"/>
        </w:numPr>
      </w:pPr>
      <w:r w:rsidRPr="007926B6">
        <w:t>fullName: String (derivado)</w:t>
      </w:r>
    </w:p>
    <w:p w14:paraId="6304EE92" w14:textId="77777777" w:rsidR="00DD659D" w:rsidRPr="007926B6" w:rsidRDefault="00DD659D" w:rsidP="00DD659D">
      <w:pPr>
        <w:pStyle w:val="whitespace-normal"/>
        <w:numPr>
          <w:ilvl w:val="0"/>
          <w:numId w:val="39"/>
        </w:numPr>
      </w:pPr>
      <w:r w:rsidRPr="007926B6">
        <w:t>documentNumber: String</w:t>
      </w:r>
    </w:p>
    <w:p w14:paraId="4F413D51" w14:textId="77777777" w:rsidR="00DD659D" w:rsidRPr="007926B6" w:rsidRDefault="00DD659D" w:rsidP="00DD659D">
      <w:pPr>
        <w:pStyle w:val="whitespace-normal"/>
        <w:numPr>
          <w:ilvl w:val="0"/>
          <w:numId w:val="39"/>
        </w:numPr>
      </w:pPr>
      <w:r w:rsidRPr="007926B6">
        <w:t>email: String</w:t>
      </w:r>
    </w:p>
    <w:p w14:paraId="14DA23F2" w14:textId="77777777" w:rsidR="00DD659D" w:rsidRPr="007926B6" w:rsidRDefault="00DD659D" w:rsidP="00DD659D">
      <w:pPr>
        <w:pStyle w:val="whitespace-normal"/>
        <w:numPr>
          <w:ilvl w:val="0"/>
          <w:numId w:val="39"/>
        </w:numPr>
      </w:pPr>
      <w:r w:rsidRPr="007926B6">
        <w:t>phone: String</w:t>
      </w:r>
    </w:p>
    <w:p w14:paraId="0FA1B463" w14:textId="77777777" w:rsidR="00DD659D" w:rsidRPr="007926B6" w:rsidRDefault="00DD659D" w:rsidP="00DD659D">
      <w:pPr>
        <w:pStyle w:val="whitespace-normal"/>
        <w:numPr>
          <w:ilvl w:val="0"/>
          <w:numId w:val="39"/>
        </w:numPr>
      </w:pPr>
      <w:r w:rsidRPr="007926B6">
        <w:t>address: Address (embedded)</w:t>
      </w:r>
    </w:p>
    <w:p w14:paraId="4991F9A7" w14:textId="77777777" w:rsidR="00DD659D" w:rsidRPr="007926B6" w:rsidRDefault="00DD659D" w:rsidP="00DD659D">
      <w:pPr>
        <w:pStyle w:val="whitespace-normal"/>
        <w:numPr>
          <w:ilvl w:val="0"/>
          <w:numId w:val="39"/>
        </w:numPr>
      </w:pPr>
      <w:r w:rsidRPr="007926B6">
        <w:t>subsidiary: Subsidiary</w:t>
      </w:r>
    </w:p>
    <w:p w14:paraId="002364A6" w14:textId="77777777" w:rsidR="00DD659D" w:rsidRPr="007926B6" w:rsidRDefault="00DD659D" w:rsidP="00DD659D">
      <w:pPr>
        <w:pStyle w:val="whitespace-normal"/>
        <w:numPr>
          <w:ilvl w:val="0"/>
          <w:numId w:val="39"/>
        </w:numPr>
      </w:pPr>
      <w:r w:rsidRPr="007926B6">
        <w:t>user: User (opcional)</w:t>
      </w:r>
    </w:p>
    <w:p w14:paraId="614137DC" w14:textId="35AF16E8"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Customer</w:t>
      </w:r>
      <w:proofErr w:type="spellEnd"/>
      <w:r w:rsidRPr="007926B6">
        <w:rPr>
          <w:rStyle w:val="Forte"/>
          <w:rFonts w:ascii="Times New Roman" w:hAnsi="Times New Roman" w:cs="Times New Roman"/>
          <w:b w:val="0"/>
          <w:bCs w:val="0"/>
          <w:i w:val="0"/>
          <w:iCs w:val="0"/>
        </w:rPr>
        <w:t xml:space="preserve"> (Cliente)</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Clientes que recebem os serviços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Ator principal do processo de agendamento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1E08CE7D" w14:textId="77777777" w:rsidR="00DD659D" w:rsidRPr="007926B6" w:rsidRDefault="00DD659D" w:rsidP="00DD659D">
      <w:pPr>
        <w:pStyle w:val="whitespace-normal"/>
        <w:numPr>
          <w:ilvl w:val="0"/>
          <w:numId w:val="40"/>
        </w:numPr>
      </w:pPr>
      <w:r w:rsidRPr="007926B6">
        <w:t>id: UUID</w:t>
      </w:r>
    </w:p>
    <w:p w14:paraId="52E64389" w14:textId="77777777" w:rsidR="00DD659D" w:rsidRPr="007926B6" w:rsidRDefault="00DD659D" w:rsidP="00DD659D">
      <w:pPr>
        <w:pStyle w:val="whitespace-normal"/>
        <w:numPr>
          <w:ilvl w:val="0"/>
          <w:numId w:val="40"/>
        </w:numPr>
      </w:pPr>
      <w:r w:rsidRPr="007926B6">
        <w:t>firstName: String</w:t>
      </w:r>
    </w:p>
    <w:p w14:paraId="66B9CC76" w14:textId="77777777" w:rsidR="00DD659D" w:rsidRPr="007926B6" w:rsidRDefault="00DD659D" w:rsidP="00DD659D">
      <w:pPr>
        <w:pStyle w:val="whitespace-normal"/>
        <w:numPr>
          <w:ilvl w:val="0"/>
          <w:numId w:val="40"/>
        </w:numPr>
      </w:pPr>
      <w:r w:rsidRPr="007926B6">
        <w:t>lastName: String</w:t>
      </w:r>
    </w:p>
    <w:p w14:paraId="00E5C814" w14:textId="77777777" w:rsidR="00DD659D" w:rsidRPr="007926B6" w:rsidRDefault="00DD659D" w:rsidP="00DD659D">
      <w:pPr>
        <w:pStyle w:val="whitespace-normal"/>
        <w:numPr>
          <w:ilvl w:val="0"/>
          <w:numId w:val="40"/>
        </w:numPr>
      </w:pPr>
      <w:r w:rsidRPr="007926B6">
        <w:t>fullName: String (derivado)</w:t>
      </w:r>
    </w:p>
    <w:p w14:paraId="0A394863" w14:textId="77777777" w:rsidR="00DD659D" w:rsidRPr="007926B6" w:rsidRDefault="00DD659D" w:rsidP="00DD659D">
      <w:pPr>
        <w:pStyle w:val="whitespace-normal"/>
        <w:numPr>
          <w:ilvl w:val="0"/>
          <w:numId w:val="40"/>
        </w:numPr>
      </w:pPr>
      <w:r w:rsidRPr="007926B6">
        <w:t>email: String</w:t>
      </w:r>
    </w:p>
    <w:p w14:paraId="529ABC61" w14:textId="77777777" w:rsidR="00DD659D" w:rsidRPr="007926B6" w:rsidRDefault="00DD659D" w:rsidP="00DD659D">
      <w:pPr>
        <w:pStyle w:val="whitespace-normal"/>
        <w:numPr>
          <w:ilvl w:val="0"/>
          <w:numId w:val="40"/>
        </w:numPr>
      </w:pPr>
      <w:r w:rsidRPr="007926B6">
        <w:t>phone: String</w:t>
      </w:r>
    </w:p>
    <w:p w14:paraId="1539C658" w14:textId="77777777" w:rsidR="00DD659D" w:rsidRPr="007926B6" w:rsidRDefault="00DD659D" w:rsidP="00DD659D">
      <w:pPr>
        <w:pStyle w:val="whitespace-normal"/>
        <w:numPr>
          <w:ilvl w:val="0"/>
          <w:numId w:val="40"/>
        </w:numPr>
      </w:pPr>
      <w:r w:rsidRPr="007926B6">
        <w:t>documentNumber: String</w:t>
      </w:r>
    </w:p>
    <w:p w14:paraId="647AEBD1" w14:textId="77777777" w:rsidR="00DD659D" w:rsidRPr="007926B6" w:rsidRDefault="00DD659D" w:rsidP="00DD659D">
      <w:pPr>
        <w:pStyle w:val="whitespace-normal"/>
        <w:numPr>
          <w:ilvl w:val="0"/>
          <w:numId w:val="40"/>
        </w:numPr>
      </w:pPr>
      <w:r w:rsidRPr="007926B6">
        <w:lastRenderedPageBreak/>
        <w:t>address: Address (embedded)</w:t>
      </w:r>
    </w:p>
    <w:p w14:paraId="5AB5A690" w14:textId="77777777" w:rsidR="00DD659D" w:rsidRPr="007926B6" w:rsidRDefault="00DD659D" w:rsidP="00DD659D">
      <w:pPr>
        <w:pStyle w:val="whitespace-normal"/>
        <w:numPr>
          <w:ilvl w:val="0"/>
          <w:numId w:val="40"/>
        </w:numPr>
      </w:pPr>
      <w:r w:rsidRPr="007926B6">
        <w:t>dateOfBirth: LocalDate</w:t>
      </w:r>
    </w:p>
    <w:p w14:paraId="05C3C2E6" w14:textId="77777777" w:rsidR="00DD659D" w:rsidRPr="007926B6" w:rsidRDefault="00DD659D" w:rsidP="00DD659D">
      <w:pPr>
        <w:pStyle w:val="whitespace-normal"/>
        <w:numPr>
          <w:ilvl w:val="0"/>
          <w:numId w:val="40"/>
        </w:numPr>
      </w:pPr>
      <w:r w:rsidRPr="007926B6">
        <w:t>company: Company</w:t>
      </w:r>
    </w:p>
    <w:p w14:paraId="4218AA33"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t>3. Entidades de Negócio</w:t>
      </w:r>
    </w:p>
    <w:p w14:paraId="6EF7929C" w14:textId="176344FB" w:rsidR="00DD659D" w:rsidRPr="007926B6" w:rsidRDefault="00DD659D" w:rsidP="007926B6">
      <w:pPr>
        <w:pStyle w:val="Ttulo4"/>
        <w:rPr>
          <w:rFonts w:ascii="Times New Roman" w:hAnsi="Times New Roman" w:cs="Times New Roman"/>
          <w:i w:val="0"/>
          <w:iCs w:val="0"/>
        </w:rPr>
      </w:pPr>
      <w:r w:rsidRPr="007926B6">
        <w:rPr>
          <w:rStyle w:val="Forte"/>
          <w:rFonts w:ascii="Times New Roman" w:hAnsi="Times New Roman" w:cs="Times New Roman"/>
          <w:b w:val="0"/>
          <w:bCs w:val="0"/>
          <w:i w:val="0"/>
          <w:iCs w:val="0"/>
        </w:rPr>
        <w:t>Item (Serviço)</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Serviços oferecidos pela clínica</w:t>
      </w:r>
      <w:r w:rsidR="007926B6" w:rsidRPr="007926B6">
        <w:rPr>
          <w:rFonts w:ascii="Times New Roman" w:hAnsi="Times New Roman" w:cs="Times New Roman"/>
          <w:i w:val="0"/>
          <w:iCs w:val="0"/>
        </w:rPr>
        <w:br/>
      </w:r>
      <w:r w:rsidRPr="007926B6">
        <w:rPr>
          <w:rFonts w:ascii="Times New Roman" w:hAnsi="Times New Roman" w:cs="Times New Roman"/>
          <w:i w:val="0"/>
          <w:iCs w:val="0"/>
        </w:rPr>
        <w:t xml:space="preserve"> </w:t>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Core business - </w:t>
      </w:r>
      <w:proofErr w:type="spellStart"/>
      <w:r w:rsidRPr="007926B6">
        <w:rPr>
          <w:rFonts w:ascii="Times New Roman" w:hAnsi="Times New Roman" w:cs="Times New Roman"/>
          <w:i w:val="0"/>
          <w:iCs w:val="0"/>
        </w:rPr>
        <w:t>micropigmentação</w:t>
      </w:r>
      <w:proofErr w:type="spellEnd"/>
      <w:r w:rsidRPr="007926B6">
        <w:rPr>
          <w:rFonts w:ascii="Times New Roman" w:hAnsi="Times New Roman" w:cs="Times New Roman"/>
          <w:i w:val="0"/>
          <w:iCs w:val="0"/>
        </w:rPr>
        <w:t xml:space="preserve"> e outros procedimentos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2AC052C0" w14:textId="77777777" w:rsidR="00DD659D" w:rsidRPr="007926B6" w:rsidRDefault="00DD659D" w:rsidP="00DD659D">
      <w:pPr>
        <w:pStyle w:val="whitespace-normal"/>
        <w:numPr>
          <w:ilvl w:val="0"/>
          <w:numId w:val="41"/>
        </w:numPr>
      </w:pPr>
      <w:r w:rsidRPr="007926B6">
        <w:t>id: UUID</w:t>
      </w:r>
    </w:p>
    <w:p w14:paraId="2F334EC4" w14:textId="77777777" w:rsidR="00DD659D" w:rsidRPr="007926B6" w:rsidRDefault="00DD659D" w:rsidP="00DD659D">
      <w:pPr>
        <w:pStyle w:val="whitespace-normal"/>
        <w:numPr>
          <w:ilvl w:val="0"/>
          <w:numId w:val="41"/>
        </w:numPr>
      </w:pPr>
      <w:r w:rsidRPr="007926B6">
        <w:t>name: String</w:t>
      </w:r>
    </w:p>
    <w:p w14:paraId="5E6185D3" w14:textId="77777777" w:rsidR="00DD659D" w:rsidRPr="007926B6" w:rsidRDefault="00DD659D" w:rsidP="00DD659D">
      <w:pPr>
        <w:pStyle w:val="whitespace-normal"/>
        <w:numPr>
          <w:ilvl w:val="0"/>
          <w:numId w:val="41"/>
        </w:numPr>
      </w:pPr>
      <w:r w:rsidRPr="007926B6">
        <w:t>description: String</w:t>
      </w:r>
    </w:p>
    <w:p w14:paraId="5E57DA93" w14:textId="77777777" w:rsidR="00DD659D" w:rsidRPr="007926B6" w:rsidRDefault="00DD659D" w:rsidP="00DD659D">
      <w:pPr>
        <w:pStyle w:val="whitespace-normal"/>
        <w:numPr>
          <w:ilvl w:val="0"/>
          <w:numId w:val="41"/>
        </w:numPr>
      </w:pPr>
      <w:r w:rsidRPr="007926B6">
        <w:t>price: BigDecimal</w:t>
      </w:r>
    </w:p>
    <w:p w14:paraId="6B691AF5" w14:textId="77777777" w:rsidR="00DD659D" w:rsidRPr="007926B6" w:rsidRDefault="00DD659D" w:rsidP="00DD659D">
      <w:pPr>
        <w:pStyle w:val="whitespace-normal"/>
        <w:numPr>
          <w:ilvl w:val="0"/>
          <w:numId w:val="41"/>
        </w:numPr>
      </w:pPr>
      <w:r w:rsidRPr="007926B6">
        <w:t>durationMinutes: Integer</w:t>
      </w:r>
    </w:p>
    <w:p w14:paraId="3A3C15E0" w14:textId="77777777" w:rsidR="00DD659D" w:rsidRPr="007926B6" w:rsidRDefault="00DD659D" w:rsidP="00DD659D">
      <w:pPr>
        <w:pStyle w:val="whitespace-normal"/>
        <w:numPr>
          <w:ilvl w:val="0"/>
          <w:numId w:val="41"/>
        </w:numPr>
      </w:pPr>
      <w:r w:rsidRPr="007926B6">
        <w:t>requiresPrePayment: Boolean</w:t>
      </w:r>
    </w:p>
    <w:p w14:paraId="2E20095E" w14:textId="77777777" w:rsidR="00DD659D" w:rsidRPr="007926B6" w:rsidRDefault="00DD659D" w:rsidP="00DD659D">
      <w:pPr>
        <w:pStyle w:val="whitespace-normal"/>
        <w:numPr>
          <w:ilvl w:val="0"/>
          <w:numId w:val="41"/>
        </w:numPr>
      </w:pPr>
      <w:r w:rsidRPr="007926B6">
        <w:t>active: Boolean</w:t>
      </w:r>
    </w:p>
    <w:p w14:paraId="1E143092" w14:textId="77777777" w:rsidR="00DD659D" w:rsidRPr="007926B6" w:rsidRDefault="00DD659D" w:rsidP="00DD659D">
      <w:pPr>
        <w:pStyle w:val="whitespace-normal"/>
        <w:numPr>
          <w:ilvl w:val="0"/>
          <w:numId w:val="41"/>
        </w:numPr>
      </w:pPr>
      <w:r w:rsidRPr="007926B6">
        <w:t>company: Company</w:t>
      </w:r>
    </w:p>
    <w:p w14:paraId="6E5988F7" w14:textId="2918F27B"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Appointment</w:t>
      </w:r>
      <w:proofErr w:type="spellEnd"/>
      <w:r w:rsidRPr="007926B6">
        <w:rPr>
          <w:rStyle w:val="Forte"/>
          <w:rFonts w:ascii="Times New Roman" w:hAnsi="Times New Roman" w:cs="Times New Roman"/>
          <w:b w:val="0"/>
          <w:bCs w:val="0"/>
          <w:i w:val="0"/>
          <w:iCs w:val="0"/>
        </w:rPr>
        <w:t xml:space="preserve"> (Agendamento)</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Agendamentos de serviços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Processo central do sistema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7BE87093" w14:textId="77777777" w:rsidR="00DD659D" w:rsidRPr="007926B6" w:rsidRDefault="00DD659D" w:rsidP="00DD659D">
      <w:pPr>
        <w:pStyle w:val="whitespace-normal"/>
        <w:numPr>
          <w:ilvl w:val="0"/>
          <w:numId w:val="42"/>
        </w:numPr>
      </w:pPr>
      <w:r w:rsidRPr="007926B6">
        <w:t>id: UUID</w:t>
      </w:r>
    </w:p>
    <w:p w14:paraId="1F33B98E" w14:textId="77777777" w:rsidR="00DD659D" w:rsidRPr="007926B6" w:rsidRDefault="00DD659D" w:rsidP="00DD659D">
      <w:pPr>
        <w:pStyle w:val="whitespace-normal"/>
        <w:numPr>
          <w:ilvl w:val="0"/>
          <w:numId w:val="42"/>
        </w:numPr>
      </w:pPr>
      <w:r w:rsidRPr="007926B6">
        <w:t>date: LocalDate</w:t>
      </w:r>
    </w:p>
    <w:p w14:paraId="1E6243B2" w14:textId="77777777" w:rsidR="00DD659D" w:rsidRPr="007926B6" w:rsidRDefault="00DD659D" w:rsidP="00DD659D">
      <w:pPr>
        <w:pStyle w:val="whitespace-normal"/>
        <w:numPr>
          <w:ilvl w:val="0"/>
          <w:numId w:val="42"/>
        </w:numPr>
      </w:pPr>
      <w:r w:rsidRPr="007926B6">
        <w:t>startTime: LocalDateTime</w:t>
      </w:r>
    </w:p>
    <w:p w14:paraId="3ACBC59A" w14:textId="77777777" w:rsidR="00DD659D" w:rsidRPr="007926B6" w:rsidRDefault="00DD659D" w:rsidP="00DD659D">
      <w:pPr>
        <w:pStyle w:val="whitespace-normal"/>
        <w:numPr>
          <w:ilvl w:val="0"/>
          <w:numId w:val="42"/>
        </w:numPr>
      </w:pPr>
      <w:r w:rsidRPr="007926B6">
        <w:t>endTime: LocalDateTime</w:t>
      </w:r>
    </w:p>
    <w:p w14:paraId="366878CA" w14:textId="77777777" w:rsidR="00DD659D" w:rsidRPr="007926B6" w:rsidRDefault="00DD659D" w:rsidP="00DD659D">
      <w:pPr>
        <w:pStyle w:val="whitespace-normal"/>
        <w:numPr>
          <w:ilvl w:val="0"/>
          <w:numId w:val="42"/>
        </w:numPr>
      </w:pPr>
      <w:r w:rsidRPr="007926B6">
        <w:t>status: AppointmentStatus</w:t>
      </w:r>
    </w:p>
    <w:p w14:paraId="60EEC109" w14:textId="77777777" w:rsidR="00DD659D" w:rsidRPr="007926B6" w:rsidRDefault="00DD659D" w:rsidP="00DD659D">
      <w:pPr>
        <w:pStyle w:val="whitespace-normal"/>
        <w:numPr>
          <w:ilvl w:val="0"/>
          <w:numId w:val="42"/>
        </w:numPr>
      </w:pPr>
      <w:r w:rsidRPr="007926B6">
        <w:t>notes: String</w:t>
      </w:r>
    </w:p>
    <w:p w14:paraId="42706670" w14:textId="77777777" w:rsidR="00DD659D" w:rsidRPr="007926B6" w:rsidRDefault="00DD659D" w:rsidP="00DD659D">
      <w:pPr>
        <w:pStyle w:val="whitespace-normal"/>
        <w:numPr>
          <w:ilvl w:val="0"/>
          <w:numId w:val="42"/>
        </w:numPr>
      </w:pPr>
      <w:r w:rsidRPr="007926B6">
        <w:t>professional: Professional</w:t>
      </w:r>
    </w:p>
    <w:p w14:paraId="6D16AD4D" w14:textId="77777777" w:rsidR="00DD659D" w:rsidRPr="007926B6" w:rsidRDefault="00DD659D" w:rsidP="00DD659D">
      <w:pPr>
        <w:pStyle w:val="whitespace-normal"/>
        <w:numPr>
          <w:ilvl w:val="0"/>
          <w:numId w:val="42"/>
        </w:numPr>
      </w:pPr>
      <w:r w:rsidRPr="007926B6">
        <w:t>customer: Customer</w:t>
      </w:r>
    </w:p>
    <w:p w14:paraId="1A036247" w14:textId="77777777" w:rsidR="00DD659D" w:rsidRPr="007926B6" w:rsidRDefault="00DD659D" w:rsidP="00DD659D">
      <w:pPr>
        <w:pStyle w:val="whitespace-normal"/>
        <w:numPr>
          <w:ilvl w:val="0"/>
          <w:numId w:val="42"/>
        </w:numPr>
      </w:pPr>
      <w:r w:rsidRPr="007926B6">
        <w:t>chairRoom: ChairRoom</w:t>
      </w:r>
    </w:p>
    <w:p w14:paraId="0EDE08A6" w14:textId="77777777" w:rsidR="00DD659D" w:rsidRPr="007926B6" w:rsidRDefault="00DD659D" w:rsidP="00DD659D">
      <w:pPr>
        <w:pStyle w:val="whitespace-normal"/>
        <w:numPr>
          <w:ilvl w:val="0"/>
          <w:numId w:val="42"/>
        </w:numPr>
      </w:pPr>
      <w:r w:rsidRPr="007926B6">
        <w:t>item: Item</w:t>
      </w:r>
    </w:p>
    <w:p w14:paraId="76FE8D63" w14:textId="77777777" w:rsidR="00DD659D" w:rsidRPr="007926B6" w:rsidRDefault="00DD659D" w:rsidP="00DD659D">
      <w:pPr>
        <w:pStyle w:val="whitespace-normal"/>
        <w:numPr>
          <w:ilvl w:val="0"/>
          <w:numId w:val="42"/>
        </w:numPr>
      </w:pPr>
      <w:r w:rsidRPr="007926B6">
        <w:t>subsidiary: Subsidiary</w:t>
      </w:r>
    </w:p>
    <w:p w14:paraId="21E1994A" w14:textId="202C7854"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ChairRoom</w:t>
      </w:r>
      <w:proofErr w:type="spellEnd"/>
      <w:r w:rsidRPr="007926B6">
        <w:rPr>
          <w:rStyle w:val="Forte"/>
          <w:rFonts w:ascii="Times New Roman" w:hAnsi="Times New Roman" w:cs="Times New Roman"/>
          <w:b w:val="0"/>
          <w:bCs w:val="0"/>
          <w:i w:val="0"/>
          <w:iCs w:val="0"/>
        </w:rPr>
        <w:t xml:space="preserve"> (Sala/Cadeira)</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Recursos físicos onde ocorrem atendimentos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Controle de disponibilidade de recursos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66C26606" w14:textId="77777777" w:rsidR="00DD659D" w:rsidRPr="007926B6" w:rsidRDefault="00DD659D" w:rsidP="00DD659D">
      <w:pPr>
        <w:pStyle w:val="whitespace-normal"/>
        <w:numPr>
          <w:ilvl w:val="0"/>
          <w:numId w:val="43"/>
        </w:numPr>
      </w:pPr>
      <w:r w:rsidRPr="007926B6">
        <w:t>id: UUID</w:t>
      </w:r>
    </w:p>
    <w:p w14:paraId="4AD0F295" w14:textId="77777777" w:rsidR="00DD659D" w:rsidRPr="007926B6" w:rsidRDefault="00DD659D" w:rsidP="00DD659D">
      <w:pPr>
        <w:pStyle w:val="whitespace-normal"/>
        <w:numPr>
          <w:ilvl w:val="0"/>
          <w:numId w:val="43"/>
        </w:numPr>
      </w:pPr>
      <w:r w:rsidRPr="007926B6">
        <w:t>name: String</w:t>
      </w:r>
    </w:p>
    <w:p w14:paraId="4CF72860" w14:textId="77777777" w:rsidR="00DD659D" w:rsidRPr="007926B6" w:rsidRDefault="00DD659D" w:rsidP="00DD659D">
      <w:pPr>
        <w:pStyle w:val="whitespace-normal"/>
        <w:numPr>
          <w:ilvl w:val="0"/>
          <w:numId w:val="43"/>
        </w:numPr>
      </w:pPr>
      <w:r w:rsidRPr="007926B6">
        <w:t>description: String</w:t>
      </w:r>
    </w:p>
    <w:p w14:paraId="40D4DA72" w14:textId="77777777" w:rsidR="00DD659D" w:rsidRPr="007926B6" w:rsidRDefault="00DD659D" w:rsidP="00DD659D">
      <w:pPr>
        <w:pStyle w:val="whitespace-normal"/>
        <w:numPr>
          <w:ilvl w:val="0"/>
          <w:numId w:val="43"/>
        </w:numPr>
      </w:pPr>
      <w:r w:rsidRPr="007926B6">
        <w:lastRenderedPageBreak/>
        <w:t>capacity: Integer</w:t>
      </w:r>
    </w:p>
    <w:p w14:paraId="40CD0CA6" w14:textId="77777777" w:rsidR="00DD659D" w:rsidRPr="007926B6" w:rsidRDefault="00DD659D" w:rsidP="00DD659D">
      <w:pPr>
        <w:pStyle w:val="whitespace-normal"/>
        <w:numPr>
          <w:ilvl w:val="0"/>
          <w:numId w:val="43"/>
        </w:numPr>
      </w:pPr>
      <w:r w:rsidRPr="007926B6">
        <w:t>roomNumber: String</w:t>
      </w:r>
    </w:p>
    <w:p w14:paraId="156B0FDA" w14:textId="77777777" w:rsidR="00DD659D" w:rsidRPr="007926B6" w:rsidRDefault="00DD659D" w:rsidP="00DD659D">
      <w:pPr>
        <w:pStyle w:val="whitespace-normal"/>
        <w:numPr>
          <w:ilvl w:val="0"/>
          <w:numId w:val="43"/>
        </w:numPr>
      </w:pPr>
      <w:r w:rsidRPr="007926B6">
        <w:t>isAvailable: Boolean</w:t>
      </w:r>
    </w:p>
    <w:p w14:paraId="474BE5FA" w14:textId="77777777" w:rsidR="00DD659D" w:rsidRPr="007926B6" w:rsidRDefault="00DD659D" w:rsidP="00DD659D">
      <w:pPr>
        <w:pStyle w:val="whitespace-normal"/>
        <w:numPr>
          <w:ilvl w:val="0"/>
          <w:numId w:val="43"/>
        </w:numPr>
      </w:pPr>
      <w:r w:rsidRPr="007926B6">
        <w:t>subsidiary: Subsidiary</w:t>
      </w:r>
    </w:p>
    <w:p w14:paraId="45C2821C"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t>4. Entidades de Controle Financeiro</w:t>
      </w:r>
    </w:p>
    <w:p w14:paraId="55039AE9" w14:textId="6E3964F7"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ServiceOrder</w:t>
      </w:r>
      <w:proofErr w:type="spellEnd"/>
      <w:r w:rsidRPr="007926B6">
        <w:rPr>
          <w:rStyle w:val="Forte"/>
          <w:rFonts w:ascii="Times New Roman" w:hAnsi="Times New Roman" w:cs="Times New Roman"/>
          <w:b w:val="0"/>
          <w:bCs w:val="0"/>
          <w:i w:val="0"/>
          <w:iCs w:val="0"/>
        </w:rPr>
        <w:t xml:space="preserve"> (Ordem de Serviço)</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Comanda do atendimento</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Controle financeiro e registro de serviços prestados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065AAD1F" w14:textId="77777777" w:rsidR="00DD659D" w:rsidRPr="007926B6" w:rsidRDefault="00DD659D" w:rsidP="00DD659D">
      <w:pPr>
        <w:pStyle w:val="whitespace-normal"/>
        <w:numPr>
          <w:ilvl w:val="0"/>
          <w:numId w:val="44"/>
        </w:numPr>
      </w:pPr>
      <w:r w:rsidRPr="007926B6">
        <w:t>id: UUID</w:t>
      </w:r>
    </w:p>
    <w:p w14:paraId="5FB034E2" w14:textId="77777777" w:rsidR="00DD659D" w:rsidRPr="007926B6" w:rsidRDefault="00DD659D" w:rsidP="00DD659D">
      <w:pPr>
        <w:pStyle w:val="whitespace-normal"/>
        <w:numPr>
          <w:ilvl w:val="0"/>
          <w:numId w:val="44"/>
        </w:numPr>
      </w:pPr>
      <w:r w:rsidRPr="007926B6">
        <w:t>totalPrice: BigDecimal</w:t>
      </w:r>
    </w:p>
    <w:p w14:paraId="05E9ABE7" w14:textId="77777777" w:rsidR="00DD659D" w:rsidRPr="007926B6" w:rsidRDefault="00DD659D" w:rsidP="00DD659D">
      <w:pPr>
        <w:pStyle w:val="whitespace-normal"/>
        <w:numPr>
          <w:ilvl w:val="0"/>
          <w:numId w:val="44"/>
        </w:numPr>
      </w:pPr>
      <w:r w:rsidRPr="007926B6">
        <w:t>discount: BigDecimal</w:t>
      </w:r>
    </w:p>
    <w:p w14:paraId="707482AC" w14:textId="77777777" w:rsidR="00DD659D" w:rsidRPr="007926B6" w:rsidRDefault="00DD659D" w:rsidP="00DD659D">
      <w:pPr>
        <w:pStyle w:val="whitespace-normal"/>
        <w:numPr>
          <w:ilvl w:val="0"/>
          <w:numId w:val="44"/>
        </w:numPr>
      </w:pPr>
      <w:r w:rsidRPr="007926B6">
        <w:t>status: ServiceOrderStatus</w:t>
      </w:r>
    </w:p>
    <w:p w14:paraId="40C604CF" w14:textId="77777777" w:rsidR="00DD659D" w:rsidRPr="007926B6" w:rsidRDefault="00DD659D" w:rsidP="00DD659D">
      <w:pPr>
        <w:pStyle w:val="whitespace-normal"/>
        <w:numPr>
          <w:ilvl w:val="0"/>
          <w:numId w:val="44"/>
        </w:numPr>
      </w:pPr>
      <w:r w:rsidRPr="007926B6">
        <w:t>customer: Customer</w:t>
      </w:r>
    </w:p>
    <w:p w14:paraId="07B34A80" w14:textId="77777777" w:rsidR="00DD659D" w:rsidRPr="007926B6" w:rsidRDefault="00DD659D" w:rsidP="00DD659D">
      <w:pPr>
        <w:pStyle w:val="whitespace-normal"/>
        <w:numPr>
          <w:ilvl w:val="0"/>
          <w:numId w:val="44"/>
        </w:numPr>
      </w:pPr>
      <w:r w:rsidRPr="007926B6">
        <w:t>professional: Professional</w:t>
      </w:r>
    </w:p>
    <w:p w14:paraId="1C93B41C" w14:textId="4C5749AF" w:rsidR="007926B6" w:rsidRDefault="00DD659D" w:rsidP="007926B6">
      <w:pPr>
        <w:pStyle w:val="whitespace-normal"/>
        <w:numPr>
          <w:ilvl w:val="0"/>
          <w:numId w:val="44"/>
        </w:numPr>
      </w:pPr>
      <w:r w:rsidRPr="007926B6">
        <w:t>items: List&lt;Item&gt;</w:t>
      </w:r>
    </w:p>
    <w:p w14:paraId="06CFF3AF" w14:textId="56F1FD6A" w:rsidR="00DD659D" w:rsidRPr="007926B6" w:rsidRDefault="00DD659D" w:rsidP="007926B6">
      <w:pPr>
        <w:pStyle w:val="whitespace-normal"/>
      </w:pPr>
      <w:r w:rsidRPr="007926B6">
        <w:rPr>
          <w:rStyle w:val="Forte"/>
          <w:b w:val="0"/>
          <w:bCs w:val="0"/>
        </w:rPr>
        <w:t>Payment (Pagamento)</w:t>
      </w:r>
      <w:r w:rsidR="007926B6" w:rsidRPr="007926B6">
        <w:rPr>
          <w:rStyle w:val="Forte"/>
          <w:b w:val="0"/>
          <w:bCs w:val="0"/>
        </w:rPr>
        <w:br/>
      </w:r>
      <w:r w:rsidRPr="007926B6">
        <w:rPr>
          <w:rStyle w:val="Forte"/>
        </w:rPr>
        <w:t>Responsabilidade:</w:t>
      </w:r>
      <w:r w:rsidRPr="007926B6">
        <w:t xml:space="preserve"> Registros de pagamentos </w:t>
      </w:r>
      <w:r w:rsidR="007926B6" w:rsidRPr="007926B6">
        <w:br/>
      </w:r>
      <w:r w:rsidRPr="007926B6">
        <w:rPr>
          <w:rStyle w:val="Forte"/>
        </w:rPr>
        <w:t>Justificativa:</w:t>
      </w:r>
      <w:r w:rsidRPr="007926B6">
        <w:t xml:space="preserve"> Controle financeiro obrigatório </w:t>
      </w:r>
      <w:r w:rsidR="007926B6" w:rsidRPr="007926B6">
        <w:br/>
      </w:r>
      <w:r w:rsidRPr="007926B6">
        <w:rPr>
          <w:rStyle w:val="Forte"/>
        </w:rPr>
        <w:t>Atributos:</w:t>
      </w:r>
    </w:p>
    <w:p w14:paraId="72C437CB" w14:textId="77777777" w:rsidR="00DD659D" w:rsidRPr="007926B6" w:rsidRDefault="00DD659D" w:rsidP="00DD659D">
      <w:pPr>
        <w:pStyle w:val="whitespace-normal"/>
        <w:numPr>
          <w:ilvl w:val="0"/>
          <w:numId w:val="45"/>
        </w:numPr>
      </w:pPr>
      <w:r w:rsidRPr="007926B6">
        <w:t>id: UUID</w:t>
      </w:r>
    </w:p>
    <w:p w14:paraId="6C9D61ED" w14:textId="77777777" w:rsidR="00DD659D" w:rsidRPr="007926B6" w:rsidRDefault="00DD659D" w:rsidP="00DD659D">
      <w:pPr>
        <w:pStyle w:val="whitespace-normal"/>
        <w:numPr>
          <w:ilvl w:val="0"/>
          <w:numId w:val="45"/>
        </w:numPr>
      </w:pPr>
      <w:r w:rsidRPr="007926B6">
        <w:t>paymentMethod: PaymentMethod</w:t>
      </w:r>
    </w:p>
    <w:p w14:paraId="6CC2B29D" w14:textId="77777777" w:rsidR="00DD659D" w:rsidRPr="007926B6" w:rsidRDefault="00DD659D" w:rsidP="00DD659D">
      <w:pPr>
        <w:pStyle w:val="whitespace-normal"/>
        <w:numPr>
          <w:ilvl w:val="0"/>
          <w:numId w:val="45"/>
        </w:numPr>
      </w:pPr>
      <w:r w:rsidRPr="007926B6">
        <w:t>status: PaymentStatus</w:t>
      </w:r>
    </w:p>
    <w:p w14:paraId="044B1212" w14:textId="77777777" w:rsidR="00DD659D" w:rsidRPr="007926B6" w:rsidRDefault="00DD659D" w:rsidP="00DD659D">
      <w:pPr>
        <w:pStyle w:val="whitespace-normal"/>
        <w:numPr>
          <w:ilvl w:val="0"/>
          <w:numId w:val="45"/>
        </w:numPr>
      </w:pPr>
      <w:r w:rsidRPr="007926B6">
        <w:t>amount: BigDecimal</w:t>
      </w:r>
    </w:p>
    <w:p w14:paraId="4F00F8B5" w14:textId="77777777" w:rsidR="00DD659D" w:rsidRPr="007926B6" w:rsidRDefault="00DD659D" w:rsidP="00DD659D">
      <w:pPr>
        <w:pStyle w:val="whitespace-normal"/>
        <w:numPr>
          <w:ilvl w:val="0"/>
          <w:numId w:val="45"/>
        </w:numPr>
      </w:pPr>
      <w:r w:rsidRPr="007926B6">
        <w:t>installments: Integer</w:t>
      </w:r>
    </w:p>
    <w:p w14:paraId="73520C1F" w14:textId="77777777" w:rsidR="00DD659D" w:rsidRPr="007926B6" w:rsidRDefault="00DD659D" w:rsidP="00DD659D">
      <w:pPr>
        <w:pStyle w:val="whitespace-normal"/>
        <w:numPr>
          <w:ilvl w:val="0"/>
          <w:numId w:val="45"/>
        </w:numPr>
      </w:pPr>
      <w:r w:rsidRPr="007926B6">
        <w:t>paymentDate: LocalDateTime</w:t>
      </w:r>
    </w:p>
    <w:p w14:paraId="2DA7EF55" w14:textId="77777777" w:rsidR="00DD659D" w:rsidRPr="007926B6" w:rsidRDefault="00DD659D" w:rsidP="00DD659D">
      <w:pPr>
        <w:pStyle w:val="whitespace-normal"/>
        <w:numPr>
          <w:ilvl w:val="0"/>
          <w:numId w:val="45"/>
        </w:numPr>
      </w:pPr>
      <w:r w:rsidRPr="007926B6">
        <w:t>serviceOrder: ServiceOrder</w:t>
      </w:r>
    </w:p>
    <w:p w14:paraId="640E54A3" w14:textId="06F96AA6"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ClientAccount</w:t>
      </w:r>
      <w:proofErr w:type="spellEnd"/>
      <w:r w:rsidRPr="007926B6">
        <w:rPr>
          <w:rStyle w:val="Forte"/>
          <w:rFonts w:ascii="Times New Roman" w:hAnsi="Times New Roman" w:cs="Times New Roman"/>
          <w:b w:val="0"/>
          <w:bCs w:val="0"/>
          <w:i w:val="0"/>
          <w:iCs w:val="0"/>
        </w:rPr>
        <w:t xml:space="preserve"> (Conta do Cliente)</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Controle de saldos e créditos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Sistema de pré-pagamento implementado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14D1D3C0" w14:textId="77777777" w:rsidR="00DD659D" w:rsidRPr="007926B6" w:rsidRDefault="00DD659D" w:rsidP="00DD659D">
      <w:pPr>
        <w:pStyle w:val="whitespace-normal"/>
        <w:numPr>
          <w:ilvl w:val="0"/>
          <w:numId w:val="46"/>
        </w:numPr>
      </w:pPr>
      <w:r w:rsidRPr="007926B6">
        <w:t>id: UUID</w:t>
      </w:r>
    </w:p>
    <w:p w14:paraId="50B51AC1" w14:textId="77777777" w:rsidR="00DD659D" w:rsidRPr="007926B6" w:rsidRDefault="00DD659D" w:rsidP="00DD659D">
      <w:pPr>
        <w:pStyle w:val="whitespace-normal"/>
        <w:numPr>
          <w:ilvl w:val="0"/>
          <w:numId w:val="46"/>
        </w:numPr>
      </w:pPr>
      <w:r w:rsidRPr="007926B6">
        <w:t>freeBalance: BigDecimal</w:t>
      </w:r>
    </w:p>
    <w:p w14:paraId="4ED04C2F" w14:textId="77777777" w:rsidR="00DD659D" w:rsidRPr="007926B6" w:rsidRDefault="00DD659D" w:rsidP="00DD659D">
      <w:pPr>
        <w:pStyle w:val="whitespace-normal"/>
        <w:numPr>
          <w:ilvl w:val="0"/>
          <w:numId w:val="46"/>
        </w:numPr>
      </w:pPr>
      <w:r w:rsidRPr="007926B6">
        <w:t>heldBalance: BigDecimal</w:t>
      </w:r>
    </w:p>
    <w:p w14:paraId="28077A65" w14:textId="77777777" w:rsidR="00DD659D" w:rsidRPr="007926B6" w:rsidRDefault="00DD659D" w:rsidP="00DD659D">
      <w:pPr>
        <w:pStyle w:val="whitespace-normal"/>
        <w:numPr>
          <w:ilvl w:val="0"/>
          <w:numId w:val="46"/>
        </w:numPr>
      </w:pPr>
      <w:r w:rsidRPr="007926B6">
        <w:t>totalBalance: BigDecimal</w:t>
      </w:r>
    </w:p>
    <w:p w14:paraId="41EF4DEE" w14:textId="77777777" w:rsidR="00DD659D" w:rsidRPr="007926B6" w:rsidRDefault="00DD659D" w:rsidP="00DD659D">
      <w:pPr>
        <w:pStyle w:val="whitespace-normal"/>
        <w:numPr>
          <w:ilvl w:val="0"/>
          <w:numId w:val="46"/>
        </w:numPr>
      </w:pPr>
      <w:r w:rsidRPr="007926B6">
        <w:t>customer: Customer</w:t>
      </w:r>
    </w:p>
    <w:p w14:paraId="148D8A1E"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lastRenderedPageBreak/>
        <w:t>5. Entidades de Registro Médico</w:t>
      </w:r>
    </w:p>
    <w:p w14:paraId="14E982A3" w14:textId="7ECB1C69"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MedicalRecord</w:t>
      </w:r>
      <w:proofErr w:type="spellEnd"/>
      <w:r w:rsidRPr="007926B6">
        <w:rPr>
          <w:rStyle w:val="Forte"/>
          <w:rFonts w:ascii="Times New Roman" w:hAnsi="Times New Roman" w:cs="Times New Roman"/>
          <w:b w:val="0"/>
          <w:bCs w:val="0"/>
          <w:i w:val="0"/>
          <w:iCs w:val="0"/>
        </w:rPr>
        <w:t xml:space="preserve"> (Prontuário)</w:t>
      </w:r>
      <w:r w:rsidR="007926B6" w:rsidRP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Registros médicos dos atendimentos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Requisito legal e técnico </w:t>
      </w:r>
      <w:r w:rsidR="007926B6" w:rsidRP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5D4568C7" w14:textId="77777777" w:rsidR="00DD659D" w:rsidRPr="007926B6" w:rsidRDefault="00DD659D" w:rsidP="00DD659D">
      <w:pPr>
        <w:pStyle w:val="whitespace-normal"/>
        <w:numPr>
          <w:ilvl w:val="0"/>
          <w:numId w:val="47"/>
        </w:numPr>
      </w:pPr>
      <w:r w:rsidRPr="007926B6">
        <w:t>id: UUID</w:t>
      </w:r>
    </w:p>
    <w:p w14:paraId="4AD171A9" w14:textId="77777777" w:rsidR="00DD659D" w:rsidRPr="007926B6" w:rsidRDefault="00DD659D" w:rsidP="00DD659D">
      <w:pPr>
        <w:pStyle w:val="whitespace-normal"/>
        <w:numPr>
          <w:ilvl w:val="0"/>
          <w:numId w:val="47"/>
        </w:numPr>
      </w:pPr>
      <w:r w:rsidRPr="007926B6">
        <w:t>description: String</w:t>
      </w:r>
    </w:p>
    <w:p w14:paraId="6002324A" w14:textId="77777777" w:rsidR="00DD659D" w:rsidRPr="007926B6" w:rsidRDefault="00DD659D" w:rsidP="00DD659D">
      <w:pPr>
        <w:pStyle w:val="whitespace-normal"/>
        <w:numPr>
          <w:ilvl w:val="0"/>
          <w:numId w:val="47"/>
        </w:numPr>
      </w:pPr>
      <w:r w:rsidRPr="007926B6">
        <w:t>photosBefore: List&lt;String&gt;</w:t>
      </w:r>
    </w:p>
    <w:p w14:paraId="4F502F2D" w14:textId="77777777" w:rsidR="00DD659D" w:rsidRPr="007926B6" w:rsidRDefault="00DD659D" w:rsidP="00DD659D">
      <w:pPr>
        <w:pStyle w:val="whitespace-normal"/>
        <w:numPr>
          <w:ilvl w:val="0"/>
          <w:numId w:val="47"/>
        </w:numPr>
      </w:pPr>
      <w:r w:rsidRPr="007926B6">
        <w:t>photosAfter: List&lt;String&gt;</w:t>
      </w:r>
    </w:p>
    <w:p w14:paraId="522EB992" w14:textId="77777777" w:rsidR="00DD659D" w:rsidRPr="007926B6" w:rsidRDefault="00DD659D" w:rsidP="00DD659D">
      <w:pPr>
        <w:pStyle w:val="whitespace-normal"/>
        <w:numPr>
          <w:ilvl w:val="0"/>
          <w:numId w:val="47"/>
        </w:numPr>
      </w:pPr>
      <w:r w:rsidRPr="007926B6">
        <w:t>finalized: Boolean</w:t>
      </w:r>
    </w:p>
    <w:p w14:paraId="65920947" w14:textId="77777777" w:rsidR="00DD659D" w:rsidRPr="007926B6" w:rsidRDefault="00DD659D" w:rsidP="00DD659D">
      <w:pPr>
        <w:pStyle w:val="whitespace-normal"/>
        <w:numPr>
          <w:ilvl w:val="0"/>
          <w:numId w:val="47"/>
        </w:numPr>
      </w:pPr>
      <w:r w:rsidRPr="007926B6">
        <w:t>appointment: Appointment</w:t>
      </w:r>
    </w:p>
    <w:p w14:paraId="2E7AD092" w14:textId="77777777" w:rsidR="00DD659D" w:rsidRPr="007926B6" w:rsidRDefault="00DD659D" w:rsidP="00DD659D">
      <w:pPr>
        <w:pStyle w:val="whitespace-normal"/>
        <w:numPr>
          <w:ilvl w:val="0"/>
          <w:numId w:val="47"/>
        </w:numPr>
      </w:pPr>
      <w:r w:rsidRPr="007926B6">
        <w:t>customer: Customer</w:t>
      </w:r>
    </w:p>
    <w:p w14:paraId="38A03A78" w14:textId="77777777" w:rsidR="00DD659D" w:rsidRPr="007926B6" w:rsidRDefault="00DD659D" w:rsidP="00DD659D">
      <w:pPr>
        <w:pStyle w:val="whitespace-normal"/>
        <w:numPr>
          <w:ilvl w:val="0"/>
          <w:numId w:val="47"/>
        </w:numPr>
      </w:pPr>
      <w:r w:rsidRPr="007926B6">
        <w:t>createdBy: User</w:t>
      </w:r>
    </w:p>
    <w:p w14:paraId="1CF8DD97" w14:textId="563FF786" w:rsidR="00DD659D" w:rsidRPr="007926B6" w:rsidRDefault="00DD659D" w:rsidP="007926B6">
      <w:pPr>
        <w:pStyle w:val="Ttulo3"/>
        <w:rPr>
          <w:rFonts w:ascii="Times New Roman" w:hAnsi="Times New Roman" w:cs="Times New Roman"/>
        </w:rPr>
      </w:pPr>
      <w:r w:rsidRPr="007926B6">
        <w:rPr>
          <w:rStyle w:val="Forte"/>
          <w:rFonts w:ascii="Times New Roman" w:hAnsi="Times New Roman" w:cs="Times New Roman"/>
          <w:b w:val="0"/>
          <w:bCs w:val="0"/>
        </w:rPr>
        <w:t>6. Entidades de Configuração</w:t>
      </w:r>
      <w:r w:rsidR="007926B6" w:rsidRPr="007926B6">
        <w:rPr>
          <w:rStyle w:val="Forte"/>
          <w:rFonts w:ascii="Times New Roman" w:hAnsi="Times New Roman" w:cs="Times New Roman"/>
          <w:b w:val="0"/>
          <w:bCs w:val="0"/>
        </w:rPr>
        <w:br/>
      </w:r>
      <w:proofErr w:type="spellStart"/>
      <w:r w:rsidRPr="007926B6">
        <w:rPr>
          <w:rStyle w:val="Forte"/>
          <w:rFonts w:ascii="Times New Roman" w:hAnsi="Times New Roman" w:cs="Times New Roman"/>
          <w:b w:val="0"/>
          <w:bCs w:val="0"/>
          <w:sz w:val="24"/>
          <w:szCs w:val="24"/>
        </w:rPr>
        <w:t>ProfessionalServiceCfg</w:t>
      </w:r>
      <w:proofErr w:type="spellEnd"/>
      <w:r w:rsidRPr="007926B6">
        <w:rPr>
          <w:rStyle w:val="Forte"/>
          <w:rFonts w:ascii="Times New Roman" w:hAnsi="Times New Roman" w:cs="Times New Roman"/>
          <w:b w:val="0"/>
          <w:bCs w:val="0"/>
          <w:sz w:val="24"/>
          <w:szCs w:val="24"/>
        </w:rPr>
        <w:t xml:space="preserve"> (Configuração de Serviço)</w:t>
      </w:r>
      <w:r w:rsidR="007926B6" w:rsidRPr="007926B6">
        <w:rPr>
          <w:rStyle w:val="Forte"/>
          <w:rFonts w:ascii="Times New Roman" w:hAnsi="Times New Roman" w:cs="Times New Roman"/>
          <w:b w:val="0"/>
          <w:bCs w:val="0"/>
          <w:sz w:val="24"/>
          <w:szCs w:val="24"/>
        </w:rPr>
        <w:br/>
      </w:r>
      <w:r w:rsidRPr="007926B6">
        <w:rPr>
          <w:rStyle w:val="Forte"/>
          <w:rFonts w:ascii="Times New Roman" w:hAnsi="Times New Roman" w:cs="Times New Roman"/>
          <w:sz w:val="24"/>
          <w:szCs w:val="24"/>
        </w:rPr>
        <w:t>Responsabilidade:</w:t>
      </w:r>
      <w:r w:rsidRPr="007926B6">
        <w:rPr>
          <w:rFonts w:ascii="Times New Roman" w:hAnsi="Times New Roman" w:cs="Times New Roman"/>
          <w:sz w:val="24"/>
          <w:szCs w:val="24"/>
        </w:rPr>
        <w:t xml:space="preserve"> Preços e comissões customizadas por profissional </w:t>
      </w:r>
      <w:r w:rsidRPr="007926B6">
        <w:rPr>
          <w:rStyle w:val="Forte"/>
          <w:rFonts w:ascii="Times New Roman" w:hAnsi="Times New Roman" w:cs="Times New Roman"/>
          <w:sz w:val="24"/>
          <w:szCs w:val="24"/>
        </w:rPr>
        <w:t>Justificativa:</w:t>
      </w:r>
      <w:r w:rsidRPr="007926B6">
        <w:rPr>
          <w:rFonts w:ascii="Times New Roman" w:hAnsi="Times New Roman" w:cs="Times New Roman"/>
          <w:sz w:val="24"/>
          <w:szCs w:val="24"/>
        </w:rPr>
        <w:t xml:space="preserve"> Flexibilidade de precificação </w:t>
      </w:r>
      <w:r w:rsidR="007926B6" w:rsidRPr="007926B6">
        <w:rPr>
          <w:rFonts w:ascii="Times New Roman" w:hAnsi="Times New Roman" w:cs="Times New Roman"/>
          <w:sz w:val="24"/>
          <w:szCs w:val="24"/>
        </w:rPr>
        <w:br/>
      </w:r>
      <w:r w:rsidRPr="007926B6">
        <w:rPr>
          <w:rStyle w:val="Forte"/>
          <w:rFonts w:ascii="Times New Roman" w:hAnsi="Times New Roman" w:cs="Times New Roman"/>
          <w:sz w:val="24"/>
          <w:szCs w:val="24"/>
        </w:rPr>
        <w:t>Atributos:</w:t>
      </w:r>
    </w:p>
    <w:p w14:paraId="1259B995" w14:textId="77777777" w:rsidR="00DD659D" w:rsidRPr="007926B6" w:rsidRDefault="00DD659D" w:rsidP="00DD659D">
      <w:pPr>
        <w:pStyle w:val="whitespace-normal"/>
        <w:numPr>
          <w:ilvl w:val="0"/>
          <w:numId w:val="48"/>
        </w:numPr>
      </w:pPr>
      <w:r w:rsidRPr="007926B6">
        <w:t>id: UUID</w:t>
      </w:r>
    </w:p>
    <w:p w14:paraId="173146CC" w14:textId="77777777" w:rsidR="00DD659D" w:rsidRPr="007926B6" w:rsidRDefault="00DD659D" w:rsidP="00DD659D">
      <w:pPr>
        <w:pStyle w:val="whitespace-normal"/>
        <w:numPr>
          <w:ilvl w:val="0"/>
          <w:numId w:val="48"/>
        </w:numPr>
      </w:pPr>
      <w:r w:rsidRPr="007926B6">
        <w:t>customPrice: BigDecimal</w:t>
      </w:r>
    </w:p>
    <w:p w14:paraId="5875C664" w14:textId="77777777" w:rsidR="00DD659D" w:rsidRPr="007926B6" w:rsidRDefault="00DD659D" w:rsidP="00DD659D">
      <w:pPr>
        <w:pStyle w:val="whitespace-normal"/>
        <w:numPr>
          <w:ilvl w:val="0"/>
          <w:numId w:val="48"/>
        </w:numPr>
      </w:pPr>
      <w:r w:rsidRPr="007926B6">
        <w:t>customDurationMinutes: Integer</w:t>
      </w:r>
    </w:p>
    <w:p w14:paraId="3948D2B4" w14:textId="77777777" w:rsidR="00DD659D" w:rsidRPr="007926B6" w:rsidRDefault="00DD659D" w:rsidP="00DD659D">
      <w:pPr>
        <w:pStyle w:val="whitespace-normal"/>
        <w:numPr>
          <w:ilvl w:val="0"/>
          <w:numId w:val="48"/>
        </w:numPr>
      </w:pPr>
      <w:r w:rsidRPr="007926B6">
        <w:t>commissionPct: BigDecimal</w:t>
      </w:r>
    </w:p>
    <w:p w14:paraId="39C81E34" w14:textId="77777777" w:rsidR="00DD659D" w:rsidRPr="007926B6" w:rsidRDefault="00DD659D" w:rsidP="00DD659D">
      <w:pPr>
        <w:pStyle w:val="whitespace-normal"/>
        <w:numPr>
          <w:ilvl w:val="0"/>
          <w:numId w:val="48"/>
        </w:numPr>
      </w:pPr>
      <w:r w:rsidRPr="007926B6">
        <w:t>commissionFixed: BigDecimal</w:t>
      </w:r>
    </w:p>
    <w:p w14:paraId="4D3B906C" w14:textId="77777777" w:rsidR="00DD659D" w:rsidRPr="007926B6" w:rsidRDefault="00DD659D" w:rsidP="00DD659D">
      <w:pPr>
        <w:pStyle w:val="whitespace-normal"/>
        <w:numPr>
          <w:ilvl w:val="0"/>
          <w:numId w:val="48"/>
        </w:numPr>
      </w:pPr>
      <w:r w:rsidRPr="007926B6">
        <w:t>professional: Professional</w:t>
      </w:r>
    </w:p>
    <w:p w14:paraId="01206FC8" w14:textId="77777777" w:rsidR="00DD659D" w:rsidRPr="007926B6" w:rsidRDefault="00DD659D" w:rsidP="00DD659D">
      <w:pPr>
        <w:pStyle w:val="whitespace-normal"/>
        <w:numPr>
          <w:ilvl w:val="0"/>
          <w:numId w:val="48"/>
        </w:numPr>
      </w:pPr>
      <w:r w:rsidRPr="007926B6">
        <w:t>service: Item</w:t>
      </w:r>
    </w:p>
    <w:p w14:paraId="7381D8A9" w14:textId="0672F3BC"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SubsidiaryScheduleEntry</w:t>
      </w:r>
      <w:proofErr w:type="spellEnd"/>
      <w:r w:rsidRPr="007926B6">
        <w:rPr>
          <w:rStyle w:val="Forte"/>
          <w:rFonts w:ascii="Times New Roman" w:hAnsi="Times New Roman" w:cs="Times New Roman"/>
          <w:b w:val="0"/>
          <w:bCs w:val="0"/>
          <w:i w:val="0"/>
          <w:iCs w:val="0"/>
        </w:rPr>
        <w:t xml:space="preserve"> (Horário da Subsidiária)</w:t>
      </w:r>
      <w:r w:rsid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Horários de funcionamento das unidades </w:t>
      </w:r>
      <w:r w:rsid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Controle de disponibilidade organizacional </w:t>
      </w:r>
      <w:r w:rsid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5761C9DF" w14:textId="77777777" w:rsidR="00DD659D" w:rsidRPr="007926B6" w:rsidRDefault="00DD659D" w:rsidP="00DD659D">
      <w:pPr>
        <w:pStyle w:val="whitespace-normal"/>
        <w:numPr>
          <w:ilvl w:val="0"/>
          <w:numId w:val="49"/>
        </w:numPr>
      </w:pPr>
      <w:r w:rsidRPr="007926B6">
        <w:t>id: UUID</w:t>
      </w:r>
    </w:p>
    <w:p w14:paraId="5D8A613A" w14:textId="77777777" w:rsidR="00DD659D" w:rsidRPr="007926B6" w:rsidRDefault="00DD659D" w:rsidP="00DD659D">
      <w:pPr>
        <w:pStyle w:val="whitespace-normal"/>
        <w:numPr>
          <w:ilvl w:val="0"/>
          <w:numId w:val="49"/>
        </w:numPr>
      </w:pPr>
      <w:r w:rsidRPr="007926B6">
        <w:t>date: LocalDate</w:t>
      </w:r>
    </w:p>
    <w:p w14:paraId="20C0D985" w14:textId="77777777" w:rsidR="00DD659D" w:rsidRPr="007926B6" w:rsidRDefault="00DD659D" w:rsidP="00DD659D">
      <w:pPr>
        <w:pStyle w:val="whitespace-normal"/>
        <w:numPr>
          <w:ilvl w:val="0"/>
          <w:numId w:val="49"/>
        </w:numPr>
      </w:pPr>
      <w:r w:rsidRPr="007926B6">
        <w:t>openTime: LocalTime</w:t>
      </w:r>
    </w:p>
    <w:p w14:paraId="216588ED" w14:textId="77777777" w:rsidR="00DD659D" w:rsidRPr="007926B6" w:rsidRDefault="00DD659D" w:rsidP="00DD659D">
      <w:pPr>
        <w:pStyle w:val="whitespace-normal"/>
        <w:numPr>
          <w:ilvl w:val="0"/>
          <w:numId w:val="49"/>
        </w:numPr>
      </w:pPr>
      <w:r w:rsidRPr="007926B6">
        <w:t>closeTime: LocalTime</w:t>
      </w:r>
    </w:p>
    <w:p w14:paraId="4F42BC1F" w14:textId="77777777" w:rsidR="00DD659D" w:rsidRPr="007926B6" w:rsidRDefault="00DD659D" w:rsidP="00DD659D">
      <w:pPr>
        <w:pStyle w:val="whitespace-normal"/>
        <w:numPr>
          <w:ilvl w:val="0"/>
          <w:numId w:val="49"/>
        </w:numPr>
      </w:pPr>
      <w:r w:rsidRPr="007926B6">
        <w:t>closed: Boolean</w:t>
      </w:r>
    </w:p>
    <w:p w14:paraId="4E37CACD" w14:textId="77777777" w:rsidR="00DD659D" w:rsidRPr="007926B6" w:rsidRDefault="00DD659D" w:rsidP="00DD659D">
      <w:pPr>
        <w:pStyle w:val="whitespace-normal"/>
        <w:numPr>
          <w:ilvl w:val="0"/>
          <w:numId w:val="49"/>
        </w:numPr>
      </w:pPr>
      <w:r w:rsidRPr="007926B6">
        <w:t>subsidiary: Subsidiary</w:t>
      </w:r>
    </w:p>
    <w:p w14:paraId="41E18EBA" w14:textId="64AF3C5C"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lastRenderedPageBreak/>
        <w:t>ProfessionalScheduleEntry</w:t>
      </w:r>
      <w:proofErr w:type="spellEnd"/>
      <w:r w:rsidRPr="007926B6">
        <w:rPr>
          <w:rStyle w:val="Forte"/>
          <w:rFonts w:ascii="Times New Roman" w:hAnsi="Times New Roman" w:cs="Times New Roman"/>
          <w:b w:val="0"/>
          <w:bCs w:val="0"/>
          <w:i w:val="0"/>
          <w:iCs w:val="0"/>
        </w:rPr>
        <w:t xml:space="preserve"> (Horário do Profissional)</w:t>
      </w:r>
      <w:r w:rsid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Horários de trabalho dos profissionais </w:t>
      </w:r>
      <w:r w:rsid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Controle de disponibilidade individual </w:t>
      </w:r>
      <w:r w:rsid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052D424D" w14:textId="77777777" w:rsidR="00DD659D" w:rsidRPr="007926B6" w:rsidRDefault="00DD659D" w:rsidP="00DD659D">
      <w:pPr>
        <w:pStyle w:val="whitespace-normal"/>
        <w:numPr>
          <w:ilvl w:val="0"/>
          <w:numId w:val="50"/>
        </w:numPr>
      </w:pPr>
      <w:r w:rsidRPr="007926B6">
        <w:t>id: UUID</w:t>
      </w:r>
    </w:p>
    <w:p w14:paraId="34553773" w14:textId="77777777" w:rsidR="00DD659D" w:rsidRPr="007926B6" w:rsidRDefault="00DD659D" w:rsidP="00DD659D">
      <w:pPr>
        <w:pStyle w:val="whitespace-normal"/>
        <w:numPr>
          <w:ilvl w:val="0"/>
          <w:numId w:val="50"/>
        </w:numPr>
      </w:pPr>
      <w:r w:rsidRPr="007926B6">
        <w:t>date: LocalDate</w:t>
      </w:r>
    </w:p>
    <w:p w14:paraId="443D0873" w14:textId="77777777" w:rsidR="00DD659D" w:rsidRPr="007926B6" w:rsidRDefault="00DD659D" w:rsidP="00DD659D">
      <w:pPr>
        <w:pStyle w:val="whitespace-normal"/>
        <w:numPr>
          <w:ilvl w:val="0"/>
          <w:numId w:val="50"/>
        </w:numPr>
      </w:pPr>
      <w:r w:rsidRPr="007926B6">
        <w:t>startTime: LocalTime</w:t>
      </w:r>
    </w:p>
    <w:p w14:paraId="7479FD2A" w14:textId="77777777" w:rsidR="00DD659D" w:rsidRPr="007926B6" w:rsidRDefault="00DD659D" w:rsidP="00DD659D">
      <w:pPr>
        <w:pStyle w:val="whitespace-normal"/>
        <w:numPr>
          <w:ilvl w:val="0"/>
          <w:numId w:val="50"/>
        </w:numPr>
      </w:pPr>
      <w:r w:rsidRPr="007926B6">
        <w:t>endTime: LocalTime</w:t>
      </w:r>
    </w:p>
    <w:p w14:paraId="06F228DA" w14:textId="77777777" w:rsidR="00DD659D" w:rsidRPr="007926B6" w:rsidRDefault="00DD659D" w:rsidP="00DD659D">
      <w:pPr>
        <w:pStyle w:val="whitespace-normal"/>
        <w:numPr>
          <w:ilvl w:val="0"/>
          <w:numId w:val="50"/>
        </w:numPr>
      </w:pPr>
      <w:r w:rsidRPr="007926B6">
        <w:t>professional: Professional</w:t>
      </w:r>
    </w:p>
    <w:p w14:paraId="1315D896" w14:textId="77777777" w:rsidR="00DD659D" w:rsidRPr="007926B6" w:rsidRDefault="00DD659D" w:rsidP="00DD659D">
      <w:pPr>
        <w:pStyle w:val="Ttulo3"/>
        <w:rPr>
          <w:rFonts w:ascii="Times New Roman" w:hAnsi="Times New Roman" w:cs="Times New Roman"/>
        </w:rPr>
      </w:pPr>
      <w:r w:rsidRPr="007926B6">
        <w:rPr>
          <w:rStyle w:val="Forte"/>
          <w:rFonts w:ascii="Times New Roman" w:hAnsi="Times New Roman" w:cs="Times New Roman"/>
          <w:b w:val="0"/>
          <w:bCs w:val="0"/>
        </w:rPr>
        <w:t>7. Classes de Valor (</w:t>
      </w:r>
      <w:proofErr w:type="spellStart"/>
      <w:r w:rsidRPr="007926B6">
        <w:rPr>
          <w:rStyle w:val="Forte"/>
          <w:rFonts w:ascii="Times New Roman" w:hAnsi="Times New Roman" w:cs="Times New Roman"/>
          <w:b w:val="0"/>
          <w:bCs w:val="0"/>
        </w:rPr>
        <w:t>Value</w:t>
      </w:r>
      <w:proofErr w:type="spellEnd"/>
      <w:r w:rsidRPr="007926B6">
        <w:rPr>
          <w:rStyle w:val="Forte"/>
          <w:rFonts w:ascii="Times New Roman" w:hAnsi="Times New Roman" w:cs="Times New Roman"/>
          <w:b w:val="0"/>
          <w:bCs w:val="0"/>
        </w:rPr>
        <w:t xml:space="preserve"> </w:t>
      </w:r>
      <w:proofErr w:type="spellStart"/>
      <w:r w:rsidRPr="007926B6">
        <w:rPr>
          <w:rStyle w:val="Forte"/>
          <w:rFonts w:ascii="Times New Roman" w:hAnsi="Times New Roman" w:cs="Times New Roman"/>
          <w:b w:val="0"/>
          <w:bCs w:val="0"/>
        </w:rPr>
        <w:t>Objects</w:t>
      </w:r>
      <w:proofErr w:type="spellEnd"/>
      <w:r w:rsidRPr="007926B6">
        <w:rPr>
          <w:rStyle w:val="Forte"/>
          <w:rFonts w:ascii="Times New Roman" w:hAnsi="Times New Roman" w:cs="Times New Roman"/>
          <w:b w:val="0"/>
          <w:bCs w:val="0"/>
        </w:rPr>
        <w:t>)</w:t>
      </w:r>
    </w:p>
    <w:p w14:paraId="77F1E279" w14:textId="091AB702"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Address</w:t>
      </w:r>
      <w:proofErr w:type="spellEnd"/>
      <w:r w:rsidRPr="007926B6">
        <w:rPr>
          <w:rStyle w:val="Forte"/>
          <w:rFonts w:ascii="Times New Roman" w:hAnsi="Times New Roman" w:cs="Times New Roman"/>
          <w:b w:val="0"/>
          <w:bCs w:val="0"/>
          <w:i w:val="0"/>
          <w:iCs w:val="0"/>
        </w:rPr>
        <w:t xml:space="preserve"> (Endereço)</w:t>
      </w:r>
      <w:r w:rsid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Representar endereços (</w:t>
      </w:r>
      <w:proofErr w:type="spellStart"/>
      <w:r w:rsidRPr="007926B6">
        <w:rPr>
          <w:rFonts w:ascii="Times New Roman" w:hAnsi="Times New Roman" w:cs="Times New Roman"/>
          <w:i w:val="0"/>
          <w:iCs w:val="0"/>
        </w:rPr>
        <w:t>Embedded</w:t>
      </w:r>
      <w:proofErr w:type="spellEnd"/>
      <w:r w:rsidRPr="007926B6">
        <w:rPr>
          <w:rFonts w:ascii="Times New Roman" w:hAnsi="Times New Roman" w:cs="Times New Roman"/>
          <w:i w:val="0"/>
          <w:iCs w:val="0"/>
        </w:rPr>
        <w:t xml:space="preserve"> </w:t>
      </w:r>
      <w:proofErr w:type="spellStart"/>
      <w:r w:rsidRPr="007926B6">
        <w:rPr>
          <w:rFonts w:ascii="Times New Roman" w:hAnsi="Times New Roman" w:cs="Times New Roman"/>
          <w:i w:val="0"/>
          <w:iCs w:val="0"/>
        </w:rPr>
        <w:t>Object</w:t>
      </w:r>
      <w:proofErr w:type="spellEnd"/>
      <w:r w:rsidRPr="007926B6">
        <w:rPr>
          <w:rFonts w:ascii="Times New Roman" w:hAnsi="Times New Roman" w:cs="Times New Roman"/>
          <w:i w:val="0"/>
          <w:iCs w:val="0"/>
        </w:rPr>
        <w:t xml:space="preserve">) </w:t>
      </w:r>
      <w:r w:rsid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Reutilização e consistência </w:t>
      </w:r>
      <w:r w:rsid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158A36D8" w14:textId="77777777" w:rsidR="00DD659D" w:rsidRPr="007926B6" w:rsidRDefault="00DD659D" w:rsidP="00DD659D">
      <w:pPr>
        <w:pStyle w:val="whitespace-normal"/>
        <w:numPr>
          <w:ilvl w:val="0"/>
          <w:numId w:val="51"/>
        </w:numPr>
      </w:pPr>
      <w:r w:rsidRPr="007926B6">
        <w:t>street: String</w:t>
      </w:r>
    </w:p>
    <w:p w14:paraId="7266ABBF" w14:textId="77777777" w:rsidR="00DD659D" w:rsidRPr="007926B6" w:rsidRDefault="00DD659D" w:rsidP="00DD659D">
      <w:pPr>
        <w:pStyle w:val="whitespace-normal"/>
        <w:numPr>
          <w:ilvl w:val="0"/>
          <w:numId w:val="51"/>
        </w:numPr>
      </w:pPr>
      <w:r w:rsidRPr="007926B6">
        <w:t>number: String</w:t>
      </w:r>
    </w:p>
    <w:p w14:paraId="67D7AFD3" w14:textId="77777777" w:rsidR="00DD659D" w:rsidRPr="007926B6" w:rsidRDefault="00DD659D" w:rsidP="00DD659D">
      <w:pPr>
        <w:pStyle w:val="whitespace-normal"/>
        <w:numPr>
          <w:ilvl w:val="0"/>
          <w:numId w:val="51"/>
        </w:numPr>
      </w:pPr>
      <w:r w:rsidRPr="007926B6">
        <w:t>complement: String</w:t>
      </w:r>
    </w:p>
    <w:p w14:paraId="58813201" w14:textId="77777777" w:rsidR="00DD659D" w:rsidRPr="007926B6" w:rsidRDefault="00DD659D" w:rsidP="00DD659D">
      <w:pPr>
        <w:pStyle w:val="whitespace-normal"/>
        <w:numPr>
          <w:ilvl w:val="0"/>
          <w:numId w:val="51"/>
        </w:numPr>
      </w:pPr>
      <w:r w:rsidRPr="007926B6">
        <w:t>city: String</w:t>
      </w:r>
    </w:p>
    <w:p w14:paraId="6F682FF8" w14:textId="77777777" w:rsidR="00DD659D" w:rsidRPr="007926B6" w:rsidRDefault="00DD659D" w:rsidP="00DD659D">
      <w:pPr>
        <w:pStyle w:val="whitespace-normal"/>
        <w:numPr>
          <w:ilvl w:val="0"/>
          <w:numId w:val="51"/>
        </w:numPr>
      </w:pPr>
      <w:r w:rsidRPr="007926B6">
        <w:t>state: String</w:t>
      </w:r>
    </w:p>
    <w:p w14:paraId="0B05349C" w14:textId="77777777" w:rsidR="00DD659D" w:rsidRPr="007926B6" w:rsidRDefault="00DD659D" w:rsidP="00DD659D">
      <w:pPr>
        <w:pStyle w:val="whitespace-normal"/>
        <w:numPr>
          <w:ilvl w:val="0"/>
          <w:numId w:val="51"/>
        </w:numPr>
      </w:pPr>
      <w:r w:rsidRPr="007926B6">
        <w:t>zipCode: String</w:t>
      </w:r>
    </w:p>
    <w:p w14:paraId="1B01AE1A" w14:textId="73FA9F35" w:rsidR="00DD659D" w:rsidRPr="007926B6" w:rsidRDefault="00DD659D" w:rsidP="007926B6">
      <w:pPr>
        <w:pStyle w:val="Ttulo4"/>
        <w:rPr>
          <w:rFonts w:ascii="Times New Roman" w:hAnsi="Times New Roman" w:cs="Times New Roman"/>
          <w:i w:val="0"/>
          <w:iCs w:val="0"/>
        </w:rPr>
      </w:pPr>
      <w:proofErr w:type="spellStart"/>
      <w:r w:rsidRPr="007926B6">
        <w:rPr>
          <w:rStyle w:val="Forte"/>
          <w:rFonts w:ascii="Times New Roman" w:hAnsi="Times New Roman" w:cs="Times New Roman"/>
          <w:b w:val="0"/>
          <w:bCs w:val="0"/>
          <w:i w:val="0"/>
          <w:iCs w:val="0"/>
        </w:rPr>
        <w:t>AccountTransaction</w:t>
      </w:r>
      <w:proofErr w:type="spellEnd"/>
      <w:r w:rsidRPr="007926B6">
        <w:rPr>
          <w:rStyle w:val="Forte"/>
          <w:rFonts w:ascii="Times New Roman" w:hAnsi="Times New Roman" w:cs="Times New Roman"/>
          <w:b w:val="0"/>
          <w:bCs w:val="0"/>
          <w:i w:val="0"/>
          <w:iCs w:val="0"/>
        </w:rPr>
        <w:t xml:space="preserve"> (Transação Financeira)</w:t>
      </w:r>
      <w:r w:rsidR="007926B6">
        <w:rPr>
          <w:rStyle w:val="Forte"/>
          <w:rFonts w:ascii="Times New Roman" w:hAnsi="Times New Roman" w:cs="Times New Roman"/>
          <w:b w:val="0"/>
          <w:bCs w:val="0"/>
          <w:i w:val="0"/>
          <w:iCs w:val="0"/>
        </w:rPr>
        <w:br/>
      </w:r>
      <w:r w:rsidRPr="007926B6">
        <w:rPr>
          <w:rStyle w:val="Forte"/>
          <w:rFonts w:ascii="Times New Roman" w:hAnsi="Times New Roman" w:cs="Times New Roman"/>
          <w:i w:val="0"/>
          <w:iCs w:val="0"/>
        </w:rPr>
        <w:t>Responsabilidade:</w:t>
      </w:r>
      <w:r w:rsidRPr="007926B6">
        <w:rPr>
          <w:rFonts w:ascii="Times New Roman" w:hAnsi="Times New Roman" w:cs="Times New Roman"/>
          <w:i w:val="0"/>
          <w:iCs w:val="0"/>
        </w:rPr>
        <w:t xml:space="preserve"> Movimentações financeiras </w:t>
      </w:r>
      <w:r w:rsidR="007926B6">
        <w:rPr>
          <w:rFonts w:ascii="Times New Roman" w:hAnsi="Times New Roman" w:cs="Times New Roman"/>
          <w:i w:val="0"/>
          <w:iCs w:val="0"/>
        </w:rPr>
        <w:br/>
      </w:r>
      <w:r w:rsidRPr="007926B6">
        <w:rPr>
          <w:rStyle w:val="Forte"/>
          <w:rFonts w:ascii="Times New Roman" w:hAnsi="Times New Roman" w:cs="Times New Roman"/>
          <w:i w:val="0"/>
          <w:iCs w:val="0"/>
        </w:rPr>
        <w:t>Justificativa:</w:t>
      </w:r>
      <w:r w:rsidRPr="007926B6">
        <w:rPr>
          <w:rFonts w:ascii="Times New Roman" w:hAnsi="Times New Roman" w:cs="Times New Roman"/>
          <w:i w:val="0"/>
          <w:iCs w:val="0"/>
        </w:rPr>
        <w:t xml:space="preserve"> Auditoria e controle </w:t>
      </w:r>
      <w:r w:rsidR="007926B6">
        <w:rPr>
          <w:rFonts w:ascii="Times New Roman" w:hAnsi="Times New Roman" w:cs="Times New Roman"/>
          <w:i w:val="0"/>
          <w:iCs w:val="0"/>
        </w:rPr>
        <w:br/>
      </w:r>
      <w:r w:rsidRPr="007926B6">
        <w:rPr>
          <w:rStyle w:val="Forte"/>
          <w:rFonts w:ascii="Times New Roman" w:hAnsi="Times New Roman" w:cs="Times New Roman"/>
          <w:i w:val="0"/>
          <w:iCs w:val="0"/>
        </w:rPr>
        <w:t>Atributos:</w:t>
      </w:r>
    </w:p>
    <w:p w14:paraId="2A80E075" w14:textId="77777777" w:rsidR="00DD659D" w:rsidRPr="007926B6" w:rsidRDefault="00DD659D" w:rsidP="00DD659D">
      <w:pPr>
        <w:pStyle w:val="whitespace-normal"/>
        <w:numPr>
          <w:ilvl w:val="0"/>
          <w:numId w:val="52"/>
        </w:numPr>
      </w:pPr>
      <w:r w:rsidRPr="007926B6">
        <w:t>id: UUID</w:t>
      </w:r>
    </w:p>
    <w:p w14:paraId="2D2FA725" w14:textId="77777777" w:rsidR="00DD659D" w:rsidRPr="007926B6" w:rsidRDefault="00DD659D" w:rsidP="00DD659D">
      <w:pPr>
        <w:pStyle w:val="whitespace-normal"/>
        <w:numPr>
          <w:ilvl w:val="0"/>
          <w:numId w:val="52"/>
        </w:numPr>
      </w:pPr>
      <w:r w:rsidRPr="007926B6">
        <w:t>transactionType: AccountTransactionType</w:t>
      </w:r>
    </w:p>
    <w:p w14:paraId="182C0A97" w14:textId="77777777" w:rsidR="00DD659D" w:rsidRPr="007926B6" w:rsidRDefault="00DD659D" w:rsidP="00DD659D">
      <w:pPr>
        <w:pStyle w:val="whitespace-normal"/>
        <w:numPr>
          <w:ilvl w:val="0"/>
          <w:numId w:val="52"/>
        </w:numPr>
      </w:pPr>
      <w:r w:rsidRPr="007926B6">
        <w:t>amount: BigDecimal</w:t>
      </w:r>
    </w:p>
    <w:p w14:paraId="6C9EF5A8" w14:textId="77777777" w:rsidR="00DD659D" w:rsidRPr="007926B6" w:rsidRDefault="00DD659D" w:rsidP="00DD659D">
      <w:pPr>
        <w:pStyle w:val="whitespace-normal"/>
        <w:numPr>
          <w:ilvl w:val="0"/>
          <w:numId w:val="52"/>
        </w:numPr>
      </w:pPr>
      <w:r w:rsidRPr="007926B6">
        <w:t>description: String</w:t>
      </w:r>
    </w:p>
    <w:p w14:paraId="29430DB7" w14:textId="77777777" w:rsidR="00DD659D" w:rsidRPr="007926B6" w:rsidRDefault="00DD659D" w:rsidP="00DD659D">
      <w:pPr>
        <w:pStyle w:val="whitespace-normal"/>
        <w:numPr>
          <w:ilvl w:val="0"/>
          <w:numId w:val="52"/>
        </w:numPr>
      </w:pPr>
      <w:r w:rsidRPr="007926B6">
        <w:t>clientAccount: ClientAccount</w:t>
      </w:r>
    </w:p>
    <w:p w14:paraId="5FAEF2E0" w14:textId="77777777" w:rsidR="000D7937" w:rsidRPr="007926B6" w:rsidRDefault="000D7937" w:rsidP="000D7937">
      <w:pPr>
        <w:pStyle w:val="whitespace-normal"/>
      </w:pPr>
    </w:p>
    <w:p w14:paraId="364FCB5A" w14:textId="77777777" w:rsidR="000D7937" w:rsidRPr="007926B6" w:rsidRDefault="000D7937" w:rsidP="000D7937">
      <w:pPr>
        <w:pStyle w:val="whitespace-normal"/>
      </w:pPr>
    </w:p>
    <w:p w14:paraId="547B32B4" w14:textId="77777777" w:rsidR="000D7937" w:rsidRPr="007926B6" w:rsidRDefault="000D7937" w:rsidP="000D7937">
      <w:pPr>
        <w:pStyle w:val="whitespace-normal"/>
      </w:pPr>
    </w:p>
    <w:p w14:paraId="789A9111" w14:textId="77777777" w:rsidR="000D7937" w:rsidRPr="007926B6" w:rsidRDefault="000D7937" w:rsidP="000D7937">
      <w:pPr>
        <w:pStyle w:val="whitespace-normal"/>
      </w:pPr>
    </w:p>
    <w:p w14:paraId="544825DA" w14:textId="77777777" w:rsidR="000D7937" w:rsidRPr="007926B6" w:rsidRDefault="000D7937" w:rsidP="000D7937">
      <w:pPr>
        <w:pStyle w:val="whitespace-normal"/>
      </w:pPr>
    </w:p>
    <w:p w14:paraId="6685E0C4" w14:textId="77777777" w:rsidR="000D7937" w:rsidRPr="007926B6" w:rsidRDefault="000D7937" w:rsidP="000D7937">
      <w:pPr>
        <w:pStyle w:val="whitespace-normal"/>
      </w:pPr>
    </w:p>
    <w:p w14:paraId="7B02D2CB" w14:textId="77777777" w:rsidR="000D7937" w:rsidRPr="007926B6" w:rsidRDefault="000D7937" w:rsidP="000D7937">
      <w:pPr>
        <w:pStyle w:val="Ttulo1"/>
        <w:rPr>
          <w:rFonts w:ascii="Times New Roman" w:hAnsi="Times New Roman" w:cs="Times New Roman"/>
        </w:rPr>
      </w:pPr>
      <w:r w:rsidRPr="007926B6">
        <w:rPr>
          <w:rFonts w:ascii="Times New Roman" w:hAnsi="Times New Roman" w:cs="Times New Roman"/>
        </w:rPr>
        <w:t>Dicionário de Dados - Sistema de Agendamento Clínica</w:t>
      </w:r>
    </w:p>
    <w:p w14:paraId="365DAB9C" w14:textId="77777777" w:rsidR="000D7937" w:rsidRPr="007926B6" w:rsidRDefault="000D7937" w:rsidP="000D7937">
      <w:pPr>
        <w:pStyle w:val="Ttulo2"/>
        <w:rPr>
          <w:rFonts w:ascii="Times New Roman" w:hAnsi="Times New Roman" w:cs="Times New Roman"/>
        </w:rPr>
      </w:pPr>
      <w:r w:rsidRPr="007926B6">
        <w:rPr>
          <w:rStyle w:val="Forte"/>
          <w:rFonts w:ascii="Times New Roman" w:hAnsi="Times New Roman" w:cs="Times New Roman"/>
          <w:b w:val="0"/>
          <w:bCs w:val="0"/>
        </w:rPr>
        <w:t>DEFINIÇÕES DE CLASSES</w:t>
      </w:r>
    </w:p>
    <w:p w14:paraId="428D4EDF"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Organizacionais</w:t>
      </w:r>
    </w:p>
    <w:p w14:paraId="42179AA0" w14:textId="66531BF4" w:rsidR="000D7937" w:rsidRPr="007926B6" w:rsidRDefault="000D7937" w:rsidP="000D7937">
      <w:pPr>
        <w:pStyle w:val="whitespace-normal"/>
      </w:pPr>
      <w:r w:rsidRPr="007926B6">
        <w:rPr>
          <w:rStyle w:val="Forte"/>
          <w:rFonts w:eastAsiaTheme="majorEastAsia"/>
        </w:rPr>
        <w:t>Company:</w:t>
      </w:r>
      <w:r w:rsidRPr="007926B6">
        <w:t xml:space="preserve"> Uma entidade jurídica que possui uma ou mais </w:t>
      </w:r>
      <w:r w:rsidRPr="007926B6">
        <w:rPr>
          <w:rStyle w:val="Forte"/>
          <w:rFonts w:eastAsiaTheme="majorEastAsia"/>
        </w:rPr>
        <w:t>subsidiárias</w:t>
      </w:r>
      <w:r w:rsidRPr="007926B6">
        <w:t xml:space="preserve"> onde são prestados serviços de estética. Cada </w:t>
      </w:r>
      <w:r w:rsidRPr="007926B6">
        <w:rPr>
          <w:rStyle w:val="Forte"/>
          <w:rFonts w:eastAsiaTheme="majorEastAsia"/>
        </w:rPr>
        <w:t>empresa</w:t>
      </w:r>
      <w:r w:rsidRPr="007926B6">
        <w:t xml:space="preserve"> possui CNPJ próprio e é responsável pelos aspectos legais e fiscais do negócio. Por exemplo, "Clínica X Ltda." seria uma </w:t>
      </w:r>
      <w:r w:rsidRPr="007926B6">
        <w:rPr>
          <w:rStyle w:val="Forte"/>
          <w:rFonts w:eastAsiaTheme="majorEastAsia"/>
        </w:rPr>
        <w:t>empresa</w:t>
      </w:r>
      <w:r w:rsidRPr="007926B6">
        <w:t xml:space="preserve"> que pode ter filiais em diferentes bairros, cidades, e estados. Nosso sistema ainda não está sendo parametrizado para outros países.</w:t>
      </w:r>
    </w:p>
    <w:p w14:paraId="1E93CF42" w14:textId="7D2C5859" w:rsidR="000D7937" w:rsidRPr="007926B6" w:rsidRDefault="000D7937" w:rsidP="000D7937">
      <w:pPr>
        <w:pStyle w:val="whitespace-normal"/>
      </w:pPr>
      <w:r w:rsidRPr="007926B6">
        <w:rPr>
          <w:rStyle w:val="Forte"/>
          <w:rFonts w:eastAsiaTheme="majorEastAsia"/>
        </w:rPr>
        <w:t>Subsidiary:</w:t>
      </w:r>
      <w:r w:rsidRPr="007926B6">
        <w:t xml:space="preserve"> Uma unidade física de atendimento pertencente a uma </w:t>
      </w:r>
      <w:r w:rsidRPr="007926B6">
        <w:rPr>
          <w:rStyle w:val="Forte"/>
          <w:rFonts w:eastAsiaTheme="majorEastAsia"/>
        </w:rPr>
        <w:t>empresa</w:t>
      </w:r>
      <w:r w:rsidRPr="007926B6">
        <w:t xml:space="preserve">, com CNPJ próprio para emissão de notas fiscais. Cada </w:t>
      </w:r>
      <w:r w:rsidRPr="007926B6">
        <w:rPr>
          <w:rStyle w:val="Forte"/>
          <w:rFonts w:eastAsiaTheme="majorEastAsia"/>
        </w:rPr>
        <w:t>subsidiária</w:t>
      </w:r>
      <w:r w:rsidRPr="007926B6">
        <w:t xml:space="preserve"> opera com horários de funcionamento específicos e possui seus próprios recursos físicos (</w:t>
      </w:r>
      <w:r w:rsidRPr="007926B6">
        <w:rPr>
          <w:rStyle w:val="Forte"/>
          <w:rFonts w:eastAsiaTheme="majorEastAsia"/>
        </w:rPr>
        <w:t>salas/cadeiras</w:t>
      </w:r>
      <w:r w:rsidRPr="007926B6">
        <w:t xml:space="preserve">) e </w:t>
      </w:r>
      <w:r w:rsidRPr="007926B6">
        <w:rPr>
          <w:rStyle w:val="Forte"/>
          <w:rFonts w:eastAsiaTheme="majorEastAsia"/>
        </w:rPr>
        <w:t>profissionais</w:t>
      </w:r>
      <w:r w:rsidRPr="007926B6">
        <w:t xml:space="preserve">. Por exemplo, "Clínica X - Unidade Shopping" seria uma </w:t>
      </w:r>
      <w:r w:rsidRPr="007926B6">
        <w:rPr>
          <w:rStyle w:val="Forte"/>
          <w:rFonts w:eastAsiaTheme="majorEastAsia"/>
        </w:rPr>
        <w:t>subsidiária</w:t>
      </w:r>
      <w:r w:rsidRPr="007926B6">
        <w:t xml:space="preserve"> da empresa principal.</w:t>
      </w:r>
    </w:p>
    <w:p w14:paraId="2782D65E"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de Pessoas</w:t>
      </w:r>
    </w:p>
    <w:p w14:paraId="6166A13F" w14:textId="77777777" w:rsidR="000D7937" w:rsidRPr="007926B6" w:rsidRDefault="000D7937" w:rsidP="000D7937">
      <w:pPr>
        <w:pStyle w:val="whitespace-normal"/>
      </w:pPr>
      <w:r w:rsidRPr="007926B6">
        <w:rPr>
          <w:rStyle w:val="Forte"/>
          <w:rFonts w:eastAsiaTheme="majorEastAsia"/>
        </w:rPr>
        <w:t>User:</w:t>
      </w:r>
      <w:r w:rsidRPr="007926B6">
        <w:t xml:space="preserve"> Uma pessoa autorizada a utilizar o sistema, com perfil específico de acesso e permissões. Um </w:t>
      </w:r>
      <w:r w:rsidRPr="007926B6">
        <w:rPr>
          <w:rStyle w:val="Forte"/>
          <w:rFonts w:eastAsiaTheme="majorEastAsia"/>
        </w:rPr>
        <w:t>usuário</w:t>
      </w:r>
      <w:r w:rsidRPr="007926B6">
        <w:t xml:space="preserve"> pode assumir diferentes papéis (administrador, recepcionista, profissional) e está sempre vinculado a uma </w:t>
      </w:r>
      <w:r w:rsidRPr="007926B6">
        <w:rPr>
          <w:rStyle w:val="Forte"/>
          <w:rFonts w:eastAsiaTheme="majorEastAsia"/>
        </w:rPr>
        <w:t>empresa</w:t>
      </w:r>
      <w:r w:rsidRPr="007926B6">
        <w:t xml:space="preserve">. Por exemplo, "Maria Silva" pode ser um </w:t>
      </w:r>
      <w:r w:rsidRPr="007926B6">
        <w:rPr>
          <w:rStyle w:val="Forte"/>
          <w:rFonts w:eastAsiaTheme="majorEastAsia"/>
        </w:rPr>
        <w:t>usuário</w:t>
      </w:r>
      <w:r w:rsidRPr="007926B6">
        <w:t xml:space="preserve"> com perfil de recepcionista.</w:t>
      </w:r>
    </w:p>
    <w:p w14:paraId="3944EA91" w14:textId="77777777" w:rsidR="000D7937" w:rsidRPr="007926B6" w:rsidRDefault="000D7937" w:rsidP="000D7937">
      <w:pPr>
        <w:pStyle w:val="whitespace-normal"/>
      </w:pPr>
      <w:r w:rsidRPr="007926B6">
        <w:rPr>
          <w:rStyle w:val="Forte"/>
          <w:rFonts w:eastAsiaTheme="majorEastAsia"/>
        </w:rPr>
        <w:t>Professional:</w:t>
      </w:r>
      <w:r w:rsidRPr="007926B6">
        <w:t xml:space="preserve"> Um especialista qualificado que executa procedimentos estéticos nos </w:t>
      </w:r>
      <w:r w:rsidRPr="007926B6">
        <w:rPr>
          <w:rStyle w:val="Forte"/>
          <w:rFonts w:eastAsiaTheme="majorEastAsia"/>
        </w:rPr>
        <w:t>clientes</w:t>
      </w:r>
      <w:r w:rsidRPr="007926B6">
        <w:t xml:space="preserve">. Cada </w:t>
      </w:r>
      <w:r w:rsidRPr="007926B6">
        <w:rPr>
          <w:rStyle w:val="Forte"/>
          <w:rFonts w:eastAsiaTheme="majorEastAsia"/>
        </w:rPr>
        <w:t>profissional</w:t>
      </w:r>
      <w:r w:rsidRPr="007926B6">
        <w:t xml:space="preserve"> está vinculado a uma </w:t>
      </w:r>
      <w:r w:rsidRPr="007926B6">
        <w:rPr>
          <w:rStyle w:val="Forte"/>
          <w:rFonts w:eastAsiaTheme="majorEastAsia"/>
        </w:rPr>
        <w:t>subsidiária</w:t>
      </w:r>
      <w:r w:rsidRPr="007926B6">
        <w:t xml:space="preserve">, possui horários de trabalho específicos e pode ter configurações personalizadas de preços e comissões para diferentes </w:t>
      </w:r>
      <w:r w:rsidRPr="007926B6">
        <w:rPr>
          <w:rStyle w:val="Forte"/>
          <w:rFonts w:eastAsiaTheme="majorEastAsia"/>
        </w:rPr>
        <w:t>serviços</w:t>
      </w:r>
      <w:r w:rsidRPr="007926B6">
        <w:t xml:space="preserve">. Por exemplo, "Dr. João Santos, micropigmentador" seria um </w:t>
      </w:r>
      <w:r w:rsidRPr="007926B6">
        <w:rPr>
          <w:rStyle w:val="Forte"/>
          <w:rFonts w:eastAsiaTheme="majorEastAsia"/>
        </w:rPr>
        <w:t>profissional</w:t>
      </w:r>
      <w:r w:rsidRPr="007926B6">
        <w:t>.</w:t>
      </w:r>
    </w:p>
    <w:p w14:paraId="23E7A01C" w14:textId="77777777" w:rsidR="000D7937" w:rsidRPr="007926B6" w:rsidRDefault="000D7937" w:rsidP="000D7937">
      <w:pPr>
        <w:pStyle w:val="whitespace-normal"/>
      </w:pPr>
      <w:r w:rsidRPr="007926B6">
        <w:rPr>
          <w:rStyle w:val="Forte"/>
          <w:rFonts w:eastAsiaTheme="majorEastAsia"/>
        </w:rPr>
        <w:t>Customer:</w:t>
      </w:r>
      <w:r w:rsidRPr="007926B6">
        <w:t xml:space="preserve"> Uma pessoa que busca e recebe serviços estéticos da clínica. Cada </w:t>
      </w:r>
      <w:r w:rsidRPr="007926B6">
        <w:rPr>
          <w:rStyle w:val="Forte"/>
          <w:rFonts w:eastAsiaTheme="majorEastAsia"/>
        </w:rPr>
        <w:t>cliente</w:t>
      </w:r>
      <w:r w:rsidRPr="007926B6">
        <w:t xml:space="preserve"> possui dados completos para emissão de nota fiscal, histórico de </w:t>
      </w:r>
      <w:r w:rsidRPr="007926B6">
        <w:rPr>
          <w:rStyle w:val="Forte"/>
          <w:rFonts w:eastAsiaTheme="majorEastAsia"/>
        </w:rPr>
        <w:t>agendamentos</w:t>
      </w:r>
      <w:r w:rsidRPr="007926B6">
        <w:t xml:space="preserve"> e pode manter uma </w:t>
      </w:r>
      <w:r w:rsidRPr="007926B6">
        <w:rPr>
          <w:rStyle w:val="Forte"/>
          <w:rFonts w:eastAsiaTheme="majorEastAsia"/>
        </w:rPr>
        <w:t>conta corrente</w:t>
      </w:r>
      <w:r w:rsidRPr="007926B6">
        <w:t xml:space="preserve"> para pagamentos antecipados. Por exemplo, "Ana Costa" seria uma </w:t>
      </w:r>
      <w:r w:rsidRPr="007926B6">
        <w:rPr>
          <w:rStyle w:val="Forte"/>
          <w:rFonts w:eastAsiaTheme="majorEastAsia"/>
        </w:rPr>
        <w:t>cliente</w:t>
      </w:r>
      <w:r w:rsidRPr="007926B6">
        <w:t xml:space="preserve"> que faz procedimentos de micropigmentação.</w:t>
      </w:r>
    </w:p>
    <w:p w14:paraId="07F60713"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de Negócio</w:t>
      </w:r>
    </w:p>
    <w:p w14:paraId="047A2086" w14:textId="77777777" w:rsidR="000D7937" w:rsidRPr="007926B6" w:rsidRDefault="000D7937" w:rsidP="000D7937">
      <w:pPr>
        <w:pStyle w:val="whitespace-normal"/>
      </w:pPr>
      <w:r w:rsidRPr="007926B6">
        <w:rPr>
          <w:rStyle w:val="Forte"/>
          <w:rFonts w:eastAsiaTheme="majorEastAsia"/>
        </w:rPr>
        <w:t>Item:</w:t>
      </w:r>
      <w:r w:rsidRPr="007926B6">
        <w:t xml:space="preserve"> Um serviço específico oferecido pela clínica, com preço, duração e características próprias. Um </w:t>
      </w:r>
      <w:r w:rsidRPr="007926B6">
        <w:rPr>
          <w:rStyle w:val="Forte"/>
          <w:rFonts w:eastAsiaTheme="majorEastAsia"/>
        </w:rPr>
        <w:t>serviço</w:t>
      </w:r>
      <w:r w:rsidRPr="007926B6">
        <w:t xml:space="preserve"> pode exigir pré-pagamento e estar disponível em múltiplas </w:t>
      </w:r>
      <w:r w:rsidRPr="007926B6">
        <w:rPr>
          <w:rStyle w:val="Forte"/>
          <w:rFonts w:eastAsiaTheme="majorEastAsia"/>
        </w:rPr>
        <w:t>subsidiárias</w:t>
      </w:r>
      <w:r w:rsidRPr="007926B6">
        <w:t xml:space="preserve">. Por exemplo, "Micropigmentação de Sobrancelhas" seria um </w:t>
      </w:r>
      <w:r w:rsidRPr="007926B6">
        <w:rPr>
          <w:rStyle w:val="Forte"/>
          <w:rFonts w:eastAsiaTheme="majorEastAsia"/>
        </w:rPr>
        <w:t>serviço</w:t>
      </w:r>
      <w:r w:rsidRPr="007926B6">
        <w:t xml:space="preserve"> com duração de 120 minutos e preço de R$ 350,00.</w:t>
      </w:r>
    </w:p>
    <w:p w14:paraId="5C3E6622" w14:textId="77777777" w:rsidR="000D7937" w:rsidRPr="007926B6" w:rsidRDefault="000D7937" w:rsidP="000D7937">
      <w:pPr>
        <w:pStyle w:val="whitespace-normal"/>
      </w:pPr>
      <w:r w:rsidRPr="007926B6">
        <w:rPr>
          <w:rStyle w:val="Forte"/>
          <w:rFonts w:eastAsiaTheme="majorEastAsia"/>
        </w:rPr>
        <w:lastRenderedPageBreak/>
        <w:t>Appointment:</w:t>
      </w:r>
      <w:r w:rsidRPr="007926B6">
        <w:t xml:space="preserve"> O agendamento de um </w:t>
      </w:r>
      <w:r w:rsidRPr="007926B6">
        <w:rPr>
          <w:rStyle w:val="Forte"/>
          <w:rFonts w:eastAsiaTheme="majorEastAsia"/>
        </w:rPr>
        <w:t>cliente</w:t>
      </w:r>
      <w:r w:rsidRPr="007926B6">
        <w:t xml:space="preserve"> para receber um </w:t>
      </w:r>
      <w:r w:rsidRPr="007926B6">
        <w:rPr>
          <w:rStyle w:val="Forte"/>
          <w:rFonts w:eastAsiaTheme="majorEastAsia"/>
        </w:rPr>
        <w:t>serviço</w:t>
      </w:r>
      <w:r w:rsidRPr="007926B6">
        <w:t xml:space="preserve"> específico, executado por um </w:t>
      </w:r>
      <w:r w:rsidRPr="007926B6">
        <w:rPr>
          <w:rStyle w:val="Forte"/>
          <w:rFonts w:eastAsiaTheme="majorEastAsia"/>
        </w:rPr>
        <w:t>profissional</w:t>
      </w:r>
      <w:r w:rsidRPr="007926B6">
        <w:t xml:space="preserve"> em uma </w:t>
      </w:r>
      <w:r w:rsidRPr="007926B6">
        <w:rPr>
          <w:rStyle w:val="Forte"/>
          <w:rFonts w:eastAsiaTheme="majorEastAsia"/>
        </w:rPr>
        <w:t>sala/cadeira</w:t>
      </w:r>
      <w:r w:rsidRPr="007926B6">
        <w:t xml:space="preserve"> durante um período determinado. Cada </w:t>
      </w:r>
      <w:r w:rsidRPr="007926B6">
        <w:rPr>
          <w:rStyle w:val="Forte"/>
          <w:rFonts w:eastAsiaTheme="majorEastAsia"/>
        </w:rPr>
        <w:t>agendamento</w:t>
      </w:r>
      <w:r w:rsidRPr="007926B6">
        <w:t xml:space="preserve"> possui status (pendente, confirmado, em atendimento, concluído) e pode gerar uma </w:t>
      </w:r>
      <w:r w:rsidRPr="007926B6">
        <w:rPr>
          <w:rStyle w:val="Forte"/>
          <w:rFonts w:eastAsiaTheme="majorEastAsia"/>
        </w:rPr>
        <w:t>ordem de serviço</w:t>
      </w:r>
      <w:r w:rsidRPr="007926B6">
        <w:t>. Por exemplo, "Ana Costa agendada para micropigmentação com Dr. João em 15/12/2024 às 14h00".</w:t>
      </w:r>
    </w:p>
    <w:p w14:paraId="60E0FBB1" w14:textId="77777777" w:rsidR="000D7937" w:rsidRPr="007926B6" w:rsidRDefault="000D7937" w:rsidP="000D7937">
      <w:pPr>
        <w:pStyle w:val="whitespace-normal"/>
      </w:pPr>
      <w:r w:rsidRPr="007926B6">
        <w:rPr>
          <w:rStyle w:val="Forte"/>
          <w:rFonts w:eastAsiaTheme="majorEastAsia"/>
        </w:rPr>
        <w:t>ChairRoom:</w:t>
      </w:r>
      <w:r w:rsidRPr="007926B6">
        <w:t xml:space="preserve"> Um recurso físico onde são realizados os atendimentos, localizado em uma </w:t>
      </w:r>
      <w:r w:rsidRPr="007926B6">
        <w:rPr>
          <w:rStyle w:val="Forte"/>
          <w:rFonts w:eastAsiaTheme="majorEastAsia"/>
        </w:rPr>
        <w:t>subsidiária</w:t>
      </w:r>
      <w:r w:rsidRPr="007926B6">
        <w:t xml:space="preserve"> específica. Cada </w:t>
      </w:r>
      <w:r w:rsidRPr="007926B6">
        <w:rPr>
          <w:rStyle w:val="Forte"/>
          <w:rFonts w:eastAsiaTheme="majorEastAsia"/>
        </w:rPr>
        <w:t>sala/cadeira</w:t>
      </w:r>
      <w:r w:rsidRPr="007926B6">
        <w:t xml:space="preserve"> possui capacidade, disponibilidade e pode ser atribuída a </w:t>
      </w:r>
      <w:r w:rsidRPr="007926B6">
        <w:rPr>
          <w:rStyle w:val="Forte"/>
          <w:rFonts w:eastAsiaTheme="majorEastAsia"/>
        </w:rPr>
        <w:t>profissionais</w:t>
      </w:r>
      <w:r w:rsidRPr="007926B6">
        <w:t xml:space="preserve"> específicos em determinados horários. Por exemplo, "Sala 1 - Micropigmentação" seria uma </w:t>
      </w:r>
      <w:r w:rsidRPr="007926B6">
        <w:rPr>
          <w:rStyle w:val="Forte"/>
          <w:rFonts w:eastAsiaTheme="majorEastAsia"/>
        </w:rPr>
        <w:t>sala/cadeira</w:t>
      </w:r>
      <w:r w:rsidRPr="007926B6">
        <w:t xml:space="preserve"> com capacidade para 1 cliente.</w:t>
      </w:r>
    </w:p>
    <w:p w14:paraId="3224B13C"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de Controle Financeiro</w:t>
      </w:r>
    </w:p>
    <w:p w14:paraId="44B00EE8" w14:textId="77777777" w:rsidR="000D7937" w:rsidRPr="007926B6" w:rsidRDefault="000D7937" w:rsidP="000D7937">
      <w:pPr>
        <w:pStyle w:val="whitespace-normal"/>
      </w:pPr>
      <w:r w:rsidRPr="007926B6">
        <w:rPr>
          <w:rStyle w:val="Forte"/>
          <w:rFonts w:eastAsiaTheme="majorEastAsia"/>
        </w:rPr>
        <w:t>ServiceOrder:</w:t>
      </w:r>
      <w:r w:rsidRPr="007926B6">
        <w:t xml:space="preserve"> Uma comanda que registra todos os </w:t>
      </w:r>
      <w:r w:rsidRPr="007926B6">
        <w:rPr>
          <w:rStyle w:val="Forte"/>
          <w:rFonts w:eastAsiaTheme="majorEastAsia"/>
        </w:rPr>
        <w:t>serviços</w:t>
      </w:r>
      <w:r w:rsidRPr="007926B6">
        <w:t xml:space="preserve"> prestados a um </w:t>
      </w:r>
      <w:r w:rsidRPr="007926B6">
        <w:rPr>
          <w:rStyle w:val="Forte"/>
          <w:rFonts w:eastAsiaTheme="majorEastAsia"/>
        </w:rPr>
        <w:t>cliente</w:t>
      </w:r>
      <w:r w:rsidRPr="007926B6">
        <w:t xml:space="preserve"> em um atendimento específico, incluindo valores, descontos e </w:t>
      </w:r>
      <w:r w:rsidRPr="007926B6">
        <w:rPr>
          <w:rStyle w:val="Forte"/>
          <w:rFonts w:eastAsiaTheme="majorEastAsia"/>
        </w:rPr>
        <w:t>profissional</w:t>
      </w:r>
      <w:r w:rsidRPr="007926B6">
        <w:t xml:space="preserve"> responsável. A </w:t>
      </w:r>
      <w:r w:rsidRPr="007926B6">
        <w:rPr>
          <w:rStyle w:val="Forte"/>
          <w:rFonts w:eastAsiaTheme="majorEastAsia"/>
        </w:rPr>
        <w:t>ordem de serviço</w:t>
      </w:r>
      <w:r w:rsidRPr="007926B6">
        <w:t xml:space="preserve"> serve como base para cobrança e emissão de nota fiscal. Por exemplo, uma comanda contendo "Micropigmentação de Sobrancelhas + Retoque" no valor total de R$ 400,00.</w:t>
      </w:r>
    </w:p>
    <w:p w14:paraId="3138B864" w14:textId="77777777" w:rsidR="000D7937" w:rsidRPr="007926B6" w:rsidRDefault="000D7937" w:rsidP="000D7937">
      <w:pPr>
        <w:pStyle w:val="whitespace-normal"/>
      </w:pPr>
      <w:r w:rsidRPr="007926B6">
        <w:rPr>
          <w:rStyle w:val="Forte"/>
          <w:rFonts w:eastAsiaTheme="majorEastAsia"/>
        </w:rPr>
        <w:t>Payment:</w:t>
      </w:r>
      <w:r w:rsidRPr="007926B6">
        <w:t xml:space="preserve"> O registro de pagamento de uma </w:t>
      </w:r>
      <w:r w:rsidRPr="007926B6">
        <w:rPr>
          <w:rStyle w:val="Forte"/>
          <w:rFonts w:eastAsiaTheme="majorEastAsia"/>
        </w:rPr>
        <w:t>ordem de serviço</w:t>
      </w:r>
      <w:r w:rsidRPr="007926B6">
        <w:t xml:space="preserve">, incluindo forma de pagamento, parcelas e status. Um </w:t>
      </w:r>
      <w:r w:rsidRPr="007926B6">
        <w:rPr>
          <w:rStyle w:val="Forte"/>
          <w:rFonts w:eastAsiaTheme="majorEastAsia"/>
        </w:rPr>
        <w:t>pagamento</w:t>
      </w:r>
      <w:r w:rsidRPr="007926B6">
        <w:t xml:space="preserve"> pode ser em dinheiro, cartão, PIX ou outras modalidades. Por exemplo, "Pagamento de R$ 400,00 em cartão de crédito, 2x sem juros".</w:t>
      </w:r>
    </w:p>
    <w:p w14:paraId="6806B38F" w14:textId="77777777" w:rsidR="000D7937" w:rsidRPr="007926B6" w:rsidRDefault="000D7937" w:rsidP="000D7937">
      <w:pPr>
        <w:pStyle w:val="whitespace-normal"/>
      </w:pPr>
      <w:r w:rsidRPr="007926B6">
        <w:rPr>
          <w:rStyle w:val="Forte"/>
          <w:rFonts w:eastAsiaTheme="majorEastAsia"/>
        </w:rPr>
        <w:t>ClientAccount:</w:t>
      </w:r>
      <w:r w:rsidRPr="007926B6">
        <w:t xml:space="preserve"> Uma conta financeira mantida para cada </w:t>
      </w:r>
      <w:r w:rsidRPr="007926B6">
        <w:rPr>
          <w:rStyle w:val="Forte"/>
          <w:rFonts w:eastAsiaTheme="majorEastAsia"/>
        </w:rPr>
        <w:t>cliente</w:t>
      </w:r>
      <w:r w:rsidRPr="007926B6">
        <w:t xml:space="preserve">, controlando saldo livre, saldo retido e histórico de transações. A </w:t>
      </w:r>
      <w:r w:rsidRPr="007926B6">
        <w:rPr>
          <w:rStyle w:val="Forte"/>
          <w:rFonts w:eastAsiaTheme="majorEastAsia"/>
        </w:rPr>
        <w:t>conta do cliente</w:t>
      </w:r>
      <w:r w:rsidRPr="007926B6">
        <w:t xml:space="preserve"> permite pré-pagamentos e controle de créditos. Por exemplo, uma conta com saldo livre de R$ 200,00 para futuros atendimentos.</w:t>
      </w:r>
    </w:p>
    <w:p w14:paraId="64236FFB"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de Registro Médico</w:t>
      </w:r>
    </w:p>
    <w:p w14:paraId="3E8BD3C4" w14:textId="77777777" w:rsidR="000D7937" w:rsidRPr="007926B6" w:rsidRDefault="000D7937" w:rsidP="000D7937">
      <w:pPr>
        <w:pStyle w:val="whitespace-normal"/>
      </w:pPr>
      <w:r w:rsidRPr="007926B6">
        <w:rPr>
          <w:rStyle w:val="Forte"/>
          <w:rFonts w:eastAsiaTheme="majorEastAsia"/>
        </w:rPr>
        <w:t>MedicalRecord:</w:t>
      </w:r>
      <w:r w:rsidRPr="007926B6">
        <w:t xml:space="preserve"> Um prontuário eletrônico vinculado a um </w:t>
      </w:r>
      <w:r w:rsidRPr="007926B6">
        <w:rPr>
          <w:rStyle w:val="Forte"/>
          <w:rFonts w:eastAsiaTheme="majorEastAsia"/>
        </w:rPr>
        <w:t>agendamento</w:t>
      </w:r>
      <w:r w:rsidRPr="007926B6">
        <w:t xml:space="preserve"> específico, contendo observações do </w:t>
      </w:r>
      <w:r w:rsidRPr="007926B6">
        <w:rPr>
          <w:rStyle w:val="Forte"/>
          <w:rFonts w:eastAsiaTheme="majorEastAsia"/>
        </w:rPr>
        <w:t>profissional</w:t>
      </w:r>
      <w:r w:rsidRPr="007926B6">
        <w:t xml:space="preserve">, fotos antes/depois e informações relevantes sobre o procedimento realizado. O </w:t>
      </w:r>
      <w:r w:rsidRPr="007926B6">
        <w:rPr>
          <w:rStyle w:val="Forte"/>
          <w:rFonts w:eastAsiaTheme="majorEastAsia"/>
        </w:rPr>
        <w:t>prontuário</w:t>
      </w:r>
      <w:r w:rsidRPr="007926B6">
        <w:t xml:space="preserve"> é fundamental para acompanhamento e pode ser exigido legalmente. Por exemplo, um prontuário com fotos do antes/depois de uma micropigmentação e anotações sobre a técnica utilizada.</w:t>
      </w:r>
    </w:p>
    <w:p w14:paraId="1547C90B"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Entidades de Configuração</w:t>
      </w:r>
    </w:p>
    <w:p w14:paraId="7DF85F5E" w14:textId="77777777" w:rsidR="000D7937" w:rsidRPr="007926B6" w:rsidRDefault="000D7937" w:rsidP="000D7937">
      <w:pPr>
        <w:pStyle w:val="whitespace-normal"/>
      </w:pPr>
      <w:r w:rsidRPr="007926B6">
        <w:rPr>
          <w:rStyle w:val="Forte"/>
          <w:rFonts w:eastAsiaTheme="majorEastAsia"/>
        </w:rPr>
        <w:t>ProfessionalServiceCfg:</w:t>
      </w:r>
      <w:r w:rsidRPr="007926B6">
        <w:t xml:space="preserve"> Configurações específicas de um </w:t>
      </w:r>
      <w:r w:rsidRPr="007926B6">
        <w:rPr>
          <w:rStyle w:val="Forte"/>
          <w:rFonts w:eastAsiaTheme="majorEastAsia"/>
        </w:rPr>
        <w:t>profissional</w:t>
      </w:r>
      <w:r w:rsidRPr="007926B6">
        <w:t xml:space="preserve"> para um </w:t>
      </w:r>
      <w:r w:rsidRPr="007926B6">
        <w:rPr>
          <w:rStyle w:val="Forte"/>
          <w:rFonts w:eastAsiaTheme="majorEastAsia"/>
        </w:rPr>
        <w:t>serviço</w:t>
      </w:r>
      <w:r w:rsidRPr="007926B6">
        <w:t>, incluindo preços customizados, durações diferentes e percentuais de comissão. Permite flexibilidade na precificação por especialista. Por exemplo, "Dr. João cobra R$ 380,00 por micropigmentação (diferente do preço padrão) e recebe 60% de comissão".</w:t>
      </w:r>
    </w:p>
    <w:p w14:paraId="3C6F9814" w14:textId="77777777" w:rsidR="000D7937" w:rsidRPr="007926B6" w:rsidRDefault="000D7937" w:rsidP="000D7937">
      <w:pPr>
        <w:pStyle w:val="whitespace-normal"/>
      </w:pPr>
      <w:r w:rsidRPr="007926B6">
        <w:rPr>
          <w:rStyle w:val="Forte"/>
          <w:rFonts w:eastAsiaTheme="majorEastAsia"/>
        </w:rPr>
        <w:t>SubsidiaryScheduleEntry:</w:t>
      </w:r>
      <w:r w:rsidRPr="007926B6">
        <w:t xml:space="preserve"> O horário de funcionamento de uma </w:t>
      </w:r>
      <w:r w:rsidRPr="007926B6">
        <w:rPr>
          <w:rStyle w:val="Forte"/>
          <w:rFonts w:eastAsiaTheme="majorEastAsia"/>
        </w:rPr>
        <w:t>subsidiária</w:t>
      </w:r>
      <w:r w:rsidRPr="007926B6">
        <w:t xml:space="preserve"> em uma data específica, incluindo horário de abertura, fechamento e possíveis exceções (fechado, horário especial). Por exemplo, "Subsidiária Shopping aberta das 9h às 18h em 15/12/2024".</w:t>
      </w:r>
    </w:p>
    <w:p w14:paraId="202A0591" w14:textId="77777777" w:rsidR="000D7937" w:rsidRPr="007926B6" w:rsidRDefault="000D7937" w:rsidP="000D7937">
      <w:pPr>
        <w:pStyle w:val="whitespace-normal"/>
      </w:pPr>
      <w:r w:rsidRPr="007926B6">
        <w:rPr>
          <w:rStyle w:val="Forte"/>
          <w:rFonts w:eastAsiaTheme="majorEastAsia"/>
        </w:rPr>
        <w:lastRenderedPageBreak/>
        <w:t>ProfessionalScheduleEntry:</w:t>
      </w:r>
      <w:r w:rsidRPr="007926B6">
        <w:t xml:space="preserve"> O horário de trabalho de um </w:t>
      </w:r>
      <w:r w:rsidRPr="007926B6">
        <w:rPr>
          <w:rStyle w:val="Forte"/>
          <w:rFonts w:eastAsiaTheme="majorEastAsia"/>
        </w:rPr>
        <w:t>profissional</w:t>
      </w:r>
      <w:r w:rsidRPr="007926B6">
        <w:t xml:space="preserve"> em uma data específica, definindo quando está disponível para atendimentos. Por exemplo, "Dr. João disponível das 14h às 20h em 15/12/2024".</w:t>
      </w:r>
    </w:p>
    <w:p w14:paraId="07245E67" w14:textId="77777777" w:rsidR="000D7937" w:rsidRPr="007926B6" w:rsidRDefault="00D86B82" w:rsidP="000D7937">
      <w:pPr>
        <w:rPr>
          <w:rFonts w:ascii="Times New Roman" w:hAnsi="Times New Roman" w:cs="Times New Roman"/>
        </w:rPr>
      </w:pPr>
      <w:ins w:id="5" w:author="Matheus Zilli" w:date="2025-05-25T13:37:00Z" w16du:dateUtc="2025-05-25T16:37:00Z">
        <w:r w:rsidRPr="00D86B82">
          <w:rPr>
            <w:rFonts w:ascii="Times New Roman" w:hAnsi="Times New Roman" w:cs="Times New Roman"/>
            <w:noProof/>
          </w:rPr>
          <w:pict w14:anchorId="7C022001">
            <v:rect id="_x0000_i1026" alt="" style="width:451.3pt;height:.05pt;mso-width-percent:0;mso-height-percent:0;mso-width-percent:0;mso-height-percent:0" o:hralign="center" o:hrstd="t" o:hr="t" fillcolor="#a0a0a0" stroked="f"/>
          </w:pict>
        </w:r>
      </w:ins>
    </w:p>
    <w:p w14:paraId="194636EA" w14:textId="77777777" w:rsidR="000D7937" w:rsidRPr="007926B6" w:rsidRDefault="000D7937" w:rsidP="000D7937">
      <w:pPr>
        <w:pStyle w:val="Ttulo2"/>
        <w:rPr>
          <w:rFonts w:ascii="Times New Roman" w:hAnsi="Times New Roman" w:cs="Times New Roman"/>
        </w:rPr>
      </w:pPr>
      <w:r w:rsidRPr="007926B6">
        <w:rPr>
          <w:rStyle w:val="Forte"/>
          <w:rFonts w:ascii="Times New Roman" w:hAnsi="Times New Roman" w:cs="Times New Roman"/>
          <w:b w:val="0"/>
          <w:bCs w:val="0"/>
        </w:rPr>
        <w:t>DEFINIÇÕES DE RELACIONAMENTOS</w:t>
      </w:r>
    </w:p>
    <w:p w14:paraId="35B569E7" w14:textId="77777777" w:rsidR="000D7937" w:rsidRPr="007926B6" w:rsidRDefault="000D7937" w:rsidP="000D7937">
      <w:pPr>
        <w:pStyle w:val="whitespace-normal"/>
      </w:pPr>
      <w:r w:rsidRPr="007926B6">
        <w:rPr>
          <w:rStyle w:val="Forte"/>
          <w:rFonts w:eastAsiaTheme="majorEastAsia"/>
        </w:rPr>
        <w:t>Possui</w:t>
      </w:r>
      <w:r w:rsidRPr="007926B6">
        <w:t xml:space="preserve"> (uma </w:t>
      </w:r>
      <w:r w:rsidRPr="007926B6">
        <w:rPr>
          <w:rStyle w:val="Forte"/>
          <w:rFonts w:eastAsiaTheme="majorEastAsia"/>
        </w:rPr>
        <w:t>Empresa</w:t>
      </w:r>
      <w:r w:rsidRPr="007926B6">
        <w:t xml:space="preserve"> possui </w:t>
      </w:r>
      <w:r w:rsidRPr="007926B6">
        <w:rPr>
          <w:rStyle w:val="Forte"/>
          <w:rFonts w:eastAsiaTheme="majorEastAsia"/>
        </w:rPr>
        <w:t>Subsidiárias</w:t>
      </w:r>
      <w:r w:rsidRPr="007926B6">
        <w:t>): Uma empresa pode operar através de múltiplas unidades físicas, cada uma com CNPJ próprio para questões fiscais, mas todas sob a mesma gestão principal.</w:t>
      </w:r>
    </w:p>
    <w:p w14:paraId="0BAC93EB" w14:textId="77777777" w:rsidR="000D7937" w:rsidRPr="007926B6" w:rsidRDefault="000D7937" w:rsidP="000D7937">
      <w:pPr>
        <w:pStyle w:val="whitespace-normal"/>
      </w:pPr>
      <w:r w:rsidRPr="007926B6">
        <w:rPr>
          <w:rStyle w:val="Forte"/>
          <w:rFonts w:eastAsiaTheme="majorEastAsia"/>
        </w:rPr>
        <w:t>Emprega</w:t>
      </w:r>
      <w:r w:rsidRPr="007926B6">
        <w:t xml:space="preserve"> (uma </w:t>
      </w:r>
      <w:r w:rsidRPr="007926B6">
        <w:rPr>
          <w:rStyle w:val="Forte"/>
          <w:rFonts w:eastAsiaTheme="majorEastAsia"/>
        </w:rPr>
        <w:t>Subsidiária</w:t>
      </w:r>
      <w:r w:rsidRPr="007926B6">
        <w:t xml:space="preserve"> emprega </w:t>
      </w:r>
      <w:r w:rsidRPr="007926B6">
        <w:rPr>
          <w:rStyle w:val="Forte"/>
          <w:rFonts w:eastAsiaTheme="majorEastAsia"/>
        </w:rPr>
        <w:t>Profissionais</w:t>
      </w:r>
      <w:r w:rsidRPr="007926B6">
        <w:t>): Cada unidade possui sua equipe de especialistas, que podem trabalhar exclusivamente nesta unidade ou em múltiplas unidades da mesma empresa.</w:t>
      </w:r>
    </w:p>
    <w:p w14:paraId="76B35F68" w14:textId="77777777" w:rsidR="000D7937" w:rsidRPr="007926B6" w:rsidRDefault="000D7937" w:rsidP="000D7937">
      <w:pPr>
        <w:pStyle w:val="whitespace-normal"/>
      </w:pPr>
      <w:r w:rsidRPr="007926B6">
        <w:rPr>
          <w:rStyle w:val="Forte"/>
          <w:rFonts w:eastAsiaTheme="majorEastAsia"/>
        </w:rPr>
        <w:t>Atende</w:t>
      </w:r>
      <w:r w:rsidRPr="007926B6">
        <w:t xml:space="preserve"> (um </w:t>
      </w:r>
      <w:r w:rsidRPr="007926B6">
        <w:rPr>
          <w:rStyle w:val="Forte"/>
          <w:rFonts w:eastAsiaTheme="majorEastAsia"/>
        </w:rPr>
        <w:t>Profissional</w:t>
      </w:r>
      <w:r w:rsidRPr="007926B6">
        <w:t xml:space="preserve"> atende </w:t>
      </w:r>
      <w:r w:rsidRPr="007926B6">
        <w:rPr>
          <w:rStyle w:val="Forte"/>
          <w:rFonts w:eastAsiaTheme="majorEastAsia"/>
        </w:rPr>
        <w:t>Clientes</w:t>
      </w:r>
      <w:r w:rsidRPr="007926B6">
        <w:t xml:space="preserve">): O relacionamento principal do negócio, onde especialistas prestam serviços aos clientes através de </w:t>
      </w:r>
      <w:r w:rsidRPr="007926B6">
        <w:rPr>
          <w:rStyle w:val="Forte"/>
          <w:rFonts w:eastAsiaTheme="majorEastAsia"/>
        </w:rPr>
        <w:t>agendamentos</w:t>
      </w:r>
      <w:r w:rsidRPr="007926B6">
        <w:t>.</w:t>
      </w:r>
    </w:p>
    <w:p w14:paraId="5A600C18" w14:textId="77777777" w:rsidR="000D7937" w:rsidRPr="007926B6" w:rsidRDefault="000D7937" w:rsidP="000D7937">
      <w:pPr>
        <w:pStyle w:val="whitespace-normal"/>
      </w:pPr>
      <w:r w:rsidRPr="007926B6">
        <w:rPr>
          <w:rStyle w:val="Forte"/>
          <w:rFonts w:eastAsiaTheme="majorEastAsia"/>
        </w:rPr>
        <w:t>Agenda</w:t>
      </w:r>
      <w:r w:rsidRPr="007926B6">
        <w:t xml:space="preserve"> (um </w:t>
      </w:r>
      <w:r w:rsidRPr="007926B6">
        <w:rPr>
          <w:rStyle w:val="Forte"/>
          <w:rFonts w:eastAsiaTheme="majorEastAsia"/>
        </w:rPr>
        <w:t>Cliente</w:t>
      </w:r>
      <w:r w:rsidRPr="007926B6">
        <w:t xml:space="preserve"> agenda </w:t>
      </w:r>
      <w:r w:rsidRPr="007926B6">
        <w:rPr>
          <w:rStyle w:val="Forte"/>
          <w:rFonts w:eastAsiaTheme="majorEastAsia"/>
        </w:rPr>
        <w:t>Serviços</w:t>
      </w:r>
      <w:r w:rsidRPr="007926B6">
        <w:t xml:space="preserve">): O processo pelo qual clientes solicitam atendimentos, resultando em </w:t>
      </w:r>
      <w:r w:rsidRPr="007926B6">
        <w:rPr>
          <w:rStyle w:val="Forte"/>
          <w:rFonts w:eastAsiaTheme="majorEastAsia"/>
        </w:rPr>
        <w:t>agendamentos</w:t>
      </w:r>
      <w:r w:rsidRPr="007926B6">
        <w:t xml:space="preserve"> confirmados.</w:t>
      </w:r>
    </w:p>
    <w:p w14:paraId="31BCE38A" w14:textId="77777777" w:rsidR="000D7937" w:rsidRPr="007926B6" w:rsidRDefault="000D7937" w:rsidP="000D7937">
      <w:pPr>
        <w:pStyle w:val="whitespace-normal"/>
      </w:pPr>
      <w:r w:rsidRPr="007926B6">
        <w:rPr>
          <w:rStyle w:val="Forte"/>
          <w:rFonts w:eastAsiaTheme="majorEastAsia"/>
        </w:rPr>
        <w:t>Utiliza</w:t>
      </w:r>
      <w:r w:rsidRPr="007926B6">
        <w:t xml:space="preserve"> (um </w:t>
      </w:r>
      <w:r w:rsidRPr="007926B6">
        <w:rPr>
          <w:rStyle w:val="Forte"/>
          <w:rFonts w:eastAsiaTheme="majorEastAsia"/>
        </w:rPr>
        <w:t>Agendamento</w:t>
      </w:r>
      <w:r w:rsidRPr="007926B6">
        <w:t xml:space="preserve"> utiliza </w:t>
      </w:r>
      <w:r w:rsidRPr="007926B6">
        <w:rPr>
          <w:rStyle w:val="Forte"/>
          <w:rFonts w:eastAsiaTheme="majorEastAsia"/>
        </w:rPr>
        <w:t>Sala/Cadeira</w:t>
      </w:r>
      <w:r w:rsidRPr="007926B6">
        <w:t>): Cada atendimento ocorre em um recurso físico específico, que deve estar disponível no horário solicitado.</w:t>
      </w:r>
    </w:p>
    <w:p w14:paraId="3671F169" w14:textId="77777777" w:rsidR="000D7937" w:rsidRPr="007926B6" w:rsidRDefault="000D7937" w:rsidP="000D7937">
      <w:pPr>
        <w:pStyle w:val="whitespace-normal"/>
      </w:pPr>
      <w:r w:rsidRPr="007926B6">
        <w:rPr>
          <w:rStyle w:val="Forte"/>
          <w:rFonts w:eastAsiaTheme="majorEastAsia"/>
        </w:rPr>
        <w:t>Gera</w:t>
      </w:r>
      <w:r w:rsidRPr="007926B6">
        <w:t xml:space="preserve"> (um </w:t>
      </w:r>
      <w:r w:rsidRPr="007926B6">
        <w:rPr>
          <w:rStyle w:val="Forte"/>
          <w:rFonts w:eastAsiaTheme="majorEastAsia"/>
        </w:rPr>
        <w:t>Agendamento</w:t>
      </w:r>
      <w:r w:rsidRPr="007926B6">
        <w:t xml:space="preserve"> gera </w:t>
      </w:r>
      <w:r w:rsidRPr="007926B6">
        <w:rPr>
          <w:rStyle w:val="Forte"/>
          <w:rFonts w:eastAsiaTheme="majorEastAsia"/>
        </w:rPr>
        <w:t>Ordem de Serviço</w:t>
      </w:r>
      <w:r w:rsidRPr="007926B6">
        <w:t>): Quando um atendimento é iniciado, cria-se uma comanda financeira para controle dos serviços prestados.</w:t>
      </w:r>
    </w:p>
    <w:p w14:paraId="4C471F89" w14:textId="77777777" w:rsidR="000D7937" w:rsidRPr="007926B6" w:rsidRDefault="000D7937" w:rsidP="000D7937">
      <w:pPr>
        <w:pStyle w:val="whitespace-normal"/>
      </w:pPr>
      <w:r w:rsidRPr="007926B6">
        <w:rPr>
          <w:rStyle w:val="Forte"/>
          <w:rFonts w:eastAsiaTheme="majorEastAsia"/>
        </w:rPr>
        <w:t>Recebe</w:t>
      </w:r>
      <w:r w:rsidRPr="007926B6">
        <w:t xml:space="preserve"> (uma </w:t>
      </w:r>
      <w:r w:rsidRPr="007926B6">
        <w:rPr>
          <w:rStyle w:val="Forte"/>
          <w:rFonts w:eastAsiaTheme="majorEastAsia"/>
        </w:rPr>
        <w:t>Ordem de Serviço</w:t>
      </w:r>
      <w:r w:rsidRPr="007926B6">
        <w:t xml:space="preserve"> recebe </w:t>
      </w:r>
      <w:r w:rsidRPr="007926B6">
        <w:rPr>
          <w:rStyle w:val="Forte"/>
          <w:rFonts w:eastAsiaTheme="majorEastAsia"/>
        </w:rPr>
        <w:t>Pagamento</w:t>
      </w:r>
      <w:r w:rsidRPr="007926B6">
        <w:t>): O fechamento financeiro do atendimento através do registro do pagamento.</w:t>
      </w:r>
    </w:p>
    <w:p w14:paraId="5F91B52B" w14:textId="77777777" w:rsidR="000D7937" w:rsidRPr="007926B6" w:rsidRDefault="000D7937" w:rsidP="000D7937">
      <w:pPr>
        <w:pStyle w:val="whitespace-normal"/>
      </w:pPr>
      <w:r w:rsidRPr="007926B6">
        <w:rPr>
          <w:rStyle w:val="Forte"/>
          <w:rFonts w:eastAsiaTheme="majorEastAsia"/>
        </w:rPr>
        <w:t>Mantém</w:t>
      </w:r>
      <w:r w:rsidRPr="007926B6">
        <w:t xml:space="preserve"> (um </w:t>
      </w:r>
      <w:r w:rsidRPr="007926B6">
        <w:rPr>
          <w:rStyle w:val="Forte"/>
          <w:rFonts w:eastAsiaTheme="majorEastAsia"/>
        </w:rPr>
        <w:t>Cliente</w:t>
      </w:r>
      <w:r w:rsidRPr="007926B6">
        <w:t xml:space="preserve"> mantém </w:t>
      </w:r>
      <w:r w:rsidRPr="007926B6">
        <w:rPr>
          <w:rStyle w:val="Forte"/>
          <w:rFonts w:eastAsiaTheme="majorEastAsia"/>
        </w:rPr>
        <w:t>Conta Corrente</w:t>
      </w:r>
      <w:r w:rsidRPr="007926B6">
        <w:t>): Sistema de créditos que permite pré-pagamentos e controle financeiro avançado.</w:t>
      </w:r>
    </w:p>
    <w:p w14:paraId="73E009C3" w14:textId="77777777" w:rsidR="000D7937" w:rsidRPr="007926B6" w:rsidRDefault="000D7937" w:rsidP="000D7937">
      <w:pPr>
        <w:pStyle w:val="whitespace-normal"/>
      </w:pPr>
      <w:r w:rsidRPr="007926B6">
        <w:rPr>
          <w:rStyle w:val="Forte"/>
          <w:rFonts w:eastAsiaTheme="majorEastAsia"/>
        </w:rPr>
        <w:t>Registra</w:t>
      </w:r>
      <w:r w:rsidRPr="007926B6">
        <w:t xml:space="preserve"> (um </w:t>
      </w:r>
      <w:r w:rsidRPr="007926B6">
        <w:rPr>
          <w:rStyle w:val="Forte"/>
          <w:rFonts w:eastAsiaTheme="majorEastAsia"/>
        </w:rPr>
        <w:t>Agendamento</w:t>
      </w:r>
      <w:r w:rsidRPr="007926B6">
        <w:t xml:space="preserve"> registra </w:t>
      </w:r>
      <w:r w:rsidRPr="007926B6">
        <w:rPr>
          <w:rStyle w:val="Forte"/>
          <w:rFonts w:eastAsiaTheme="majorEastAsia"/>
        </w:rPr>
        <w:t>Prontuário</w:t>
      </w:r>
      <w:r w:rsidRPr="007926B6">
        <w:t>): Documentação médica obrigatória dos procedimentos realizados.</w:t>
      </w:r>
    </w:p>
    <w:p w14:paraId="74E36131" w14:textId="77777777" w:rsidR="000D7937" w:rsidRPr="007926B6" w:rsidRDefault="000D7937" w:rsidP="000D7937">
      <w:pPr>
        <w:pStyle w:val="whitespace-normal"/>
      </w:pPr>
      <w:r w:rsidRPr="007926B6">
        <w:rPr>
          <w:rStyle w:val="Forte"/>
          <w:rFonts w:eastAsiaTheme="majorEastAsia"/>
        </w:rPr>
        <w:t>Configura</w:t>
      </w:r>
      <w:r w:rsidRPr="007926B6">
        <w:t xml:space="preserve"> (um </w:t>
      </w:r>
      <w:r w:rsidRPr="007926B6">
        <w:rPr>
          <w:rStyle w:val="Forte"/>
          <w:rFonts w:eastAsiaTheme="majorEastAsia"/>
        </w:rPr>
        <w:t>Profissional</w:t>
      </w:r>
      <w:r w:rsidRPr="007926B6">
        <w:t xml:space="preserve"> configura </w:t>
      </w:r>
      <w:r w:rsidRPr="007926B6">
        <w:rPr>
          <w:rStyle w:val="Forte"/>
          <w:rFonts w:eastAsiaTheme="majorEastAsia"/>
        </w:rPr>
        <w:t>Serviços</w:t>
      </w:r>
      <w:r w:rsidRPr="007926B6">
        <w:t>): Personalização de preços e condições específicas por especialista.</w:t>
      </w:r>
    </w:p>
    <w:p w14:paraId="52148F75" w14:textId="77777777" w:rsidR="000D7937" w:rsidRPr="007926B6" w:rsidRDefault="00D86B82" w:rsidP="000D7937">
      <w:pPr>
        <w:rPr>
          <w:rFonts w:ascii="Times New Roman" w:hAnsi="Times New Roman" w:cs="Times New Roman"/>
        </w:rPr>
      </w:pPr>
      <w:ins w:id="6" w:author="Matheus Zilli" w:date="2025-05-25T13:37:00Z" w16du:dateUtc="2025-05-25T16:37:00Z">
        <w:r w:rsidRPr="00D86B82">
          <w:rPr>
            <w:rFonts w:ascii="Times New Roman" w:hAnsi="Times New Roman" w:cs="Times New Roman"/>
            <w:noProof/>
          </w:rPr>
          <w:pict w14:anchorId="400880F7">
            <v:rect id="_x0000_i1025" alt="" style="width:451.3pt;height:.05pt;mso-width-percent:0;mso-height-percent:0;mso-width-percent:0;mso-height-percent:0" o:hralign="center" o:hrstd="t" o:hr="t" fillcolor="#a0a0a0" stroked="f"/>
          </w:pict>
        </w:r>
      </w:ins>
    </w:p>
    <w:p w14:paraId="79D062AD" w14:textId="77777777" w:rsidR="000D7937" w:rsidRPr="007926B6" w:rsidRDefault="000D7937" w:rsidP="000D7937">
      <w:pPr>
        <w:pStyle w:val="Ttulo2"/>
        <w:rPr>
          <w:rFonts w:ascii="Times New Roman" w:hAnsi="Times New Roman" w:cs="Times New Roman"/>
        </w:rPr>
      </w:pPr>
      <w:r w:rsidRPr="007926B6">
        <w:rPr>
          <w:rStyle w:val="Forte"/>
          <w:rFonts w:ascii="Times New Roman" w:hAnsi="Times New Roman" w:cs="Times New Roman"/>
          <w:b w:val="0"/>
          <w:bCs w:val="0"/>
        </w:rPr>
        <w:lastRenderedPageBreak/>
        <w:t>DEFINIÇÕES DE ATRIBUTOS</w:t>
      </w:r>
    </w:p>
    <w:p w14:paraId="4A668B9F"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Atributos de Identificação</w:t>
      </w:r>
    </w:p>
    <w:p w14:paraId="5B072781" w14:textId="77777777" w:rsidR="000D7937" w:rsidRPr="007926B6" w:rsidRDefault="000D7937" w:rsidP="000D7937">
      <w:pPr>
        <w:pStyle w:val="whitespace-normal"/>
      </w:pPr>
      <w:r w:rsidRPr="007926B6">
        <w:rPr>
          <w:rStyle w:val="Forte"/>
          <w:rFonts w:eastAsiaTheme="majorEastAsia"/>
        </w:rPr>
        <w:t>Company.documentNumber:</w:t>
      </w:r>
      <w:r w:rsidRPr="007926B6">
        <w:t xml:space="preserve"> O CNPJ da empresa no formato XX.XXX.XXX/XXXX-XX, usado para identificação fiscal e emissão de notas fiscais.</w:t>
      </w:r>
    </w:p>
    <w:p w14:paraId="3C836A69" w14:textId="77777777" w:rsidR="000D7937" w:rsidRPr="007926B6" w:rsidRDefault="000D7937" w:rsidP="000D7937">
      <w:pPr>
        <w:pStyle w:val="whitespace-normal"/>
      </w:pPr>
      <w:r w:rsidRPr="007926B6">
        <w:rPr>
          <w:rStyle w:val="Forte"/>
          <w:rFonts w:eastAsiaTheme="majorEastAsia"/>
        </w:rPr>
        <w:t>Subsidiary.documentNumber:</w:t>
      </w:r>
      <w:r w:rsidRPr="007926B6">
        <w:t xml:space="preserve"> O CNPJ específico da filial, geralmente derivado do CNPJ da empresa principal, mas com numeração sequencial diferente.</w:t>
      </w:r>
    </w:p>
    <w:p w14:paraId="1896233A" w14:textId="77777777" w:rsidR="000D7937" w:rsidRPr="007926B6" w:rsidRDefault="000D7937" w:rsidP="000D7937">
      <w:pPr>
        <w:pStyle w:val="whitespace-normal"/>
      </w:pPr>
      <w:r w:rsidRPr="007926B6">
        <w:rPr>
          <w:rStyle w:val="Forte"/>
          <w:rFonts w:eastAsiaTheme="majorEastAsia"/>
        </w:rPr>
        <w:t>Professional.documentNumber:</w:t>
      </w:r>
      <w:r w:rsidRPr="007926B6">
        <w:t xml:space="preserve"> CPF do profissional no formato XXX.XXX.XXX-XX, usado para controle fiscal de comissões e repasses.</w:t>
      </w:r>
    </w:p>
    <w:p w14:paraId="52D21CD2" w14:textId="77777777" w:rsidR="000D7937" w:rsidRPr="007926B6" w:rsidRDefault="000D7937" w:rsidP="000D7937">
      <w:pPr>
        <w:pStyle w:val="whitespace-normal"/>
      </w:pPr>
      <w:r w:rsidRPr="007926B6">
        <w:rPr>
          <w:rStyle w:val="Forte"/>
          <w:rFonts w:eastAsiaTheme="majorEastAsia"/>
        </w:rPr>
        <w:t>Customer.documentNumber:</w:t>
      </w:r>
      <w:r w:rsidRPr="007926B6">
        <w:t xml:space="preserve"> CPF do cliente no formato XXX.XXX.XXX-XX, obrigatório para emissão de nota fiscal.</w:t>
      </w:r>
    </w:p>
    <w:p w14:paraId="61A87955"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Atributos Temporais</w:t>
      </w:r>
    </w:p>
    <w:p w14:paraId="174391F1" w14:textId="77777777" w:rsidR="000D7937" w:rsidRPr="007926B6" w:rsidRDefault="000D7937" w:rsidP="000D7937">
      <w:pPr>
        <w:pStyle w:val="whitespace-normal"/>
      </w:pPr>
      <w:r w:rsidRPr="007926B6">
        <w:rPr>
          <w:rStyle w:val="Forte"/>
          <w:rFonts w:eastAsiaTheme="majorEastAsia"/>
        </w:rPr>
        <w:t>Appointment.startTime:</w:t>
      </w:r>
      <w:r w:rsidRPr="007926B6">
        <w:t xml:space="preserve"> Data e hora de início do agendamento no formato LocalDateTime (ex: 2024-12-15T14:00:00).</w:t>
      </w:r>
    </w:p>
    <w:p w14:paraId="164278C9" w14:textId="77777777" w:rsidR="000D7937" w:rsidRPr="007926B6" w:rsidRDefault="000D7937" w:rsidP="000D7937">
      <w:pPr>
        <w:pStyle w:val="whitespace-normal"/>
      </w:pPr>
      <w:r w:rsidRPr="007926B6">
        <w:rPr>
          <w:rStyle w:val="Forte"/>
          <w:rFonts w:eastAsiaTheme="majorEastAsia"/>
        </w:rPr>
        <w:t>Appointment.endTime:</w:t>
      </w:r>
      <w:r w:rsidRPr="007926B6">
        <w:t xml:space="preserve"> Data e hora de término previsto do agendamento, calculado automaticamente com base na duração do </w:t>
      </w:r>
      <w:r w:rsidRPr="007926B6">
        <w:rPr>
          <w:rStyle w:val="Forte"/>
          <w:rFonts w:eastAsiaTheme="majorEastAsia"/>
        </w:rPr>
        <w:t>serviço</w:t>
      </w:r>
      <w:r w:rsidRPr="007926B6">
        <w:t>.</w:t>
      </w:r>
    </w:p>
    <w:p w14:paraId="0F206D45" w14:textId="77777777" w:rsidR="000D7937" w:rsidRPr="007926B6" w:rsidRDefault="000D7937" w:rsidP="000D7937">
      <w:pPr>
        <w:pStyle w:val="whitespace-normal"/>
      </w:pPr>
      <w:r w:rsidRPr="007926B6">
        <w:rPr>
          <w:rStyle w:val="Forte"/>
          <w:rFonts w:eastAsiaTheme="majorEastAsia"/>
        </w:rPr>
        <w:t>SubsidiaryScheduleEntry.openTime:</w:t>
      </w:r>
      <w:r w:rsidRPr="007926B6">
        <w:t xml:space="preserve"> Horário de abertura da subsidiária no formato LocalTime (ex: 08:00).</w:t>
      </w:r>
    </w:p>
    <w:p w14:paraId="6A0CB705" w14:textId="77777777" w:rsidR="000D7937" w:rsidRPr="007926B6" w:rsidRDefault="000D7937" w:rsidP="000D7937">
      <w:pPr>
        <w:pStyle w:val="whitespace-normal"/>
      </w:pPr>
      <w:r w:rsidRPr="007926B6">
        <w:rPr>
          <w:rStyle w:val="Forte"/>
          <w:rFonts w:eastAsiaTheme="majorEastAsia"/>
        </w:rPr>
        <w:t>SubsidiaryScheduleEntry.closeTime:</w:t>
      </w:r>
      <w:r w:rsidRPr="007926B6">
        <w:t xml:space="preserve"> Horário de fechamento da subsidiária no formato LocalTime (ex: 18:00).</w:t>
      </w:r>
    </w:p>
    <w:p w14:paraId="04D63B8C"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Atributos Financeiros</w:t>
      </w:r>
    </w:p>
    <w:p w14:paraId="29B71F96" w14:textId="77777777" w:rsidR="000D7937" w:rsidRPr="007926B6" w:rsidRDefault="000D7937" w:rsidP="000D7937">
      <w:pPr>
        <w:pStyle w:val="whitespace-normal"/>
      </w:pPr>
      <w:r w:rsidRPr="007926B6">
        <w:rPr>
          <w:rStyle w:val="Forte"/>
          <w:rFonts w:eastAsiaTheme="majorEastAsia"/>
        </w:rPr>
        <w:t>Item.price:</w:t>
      </w:r>
      <w:r w:rsidRPr="007926B6">
        <w:t xml:space="preserve"> Preço padrão do serviço em BigDecimal para precisão monetária (ex: 350.00 para R$ 350,00).</w:t>
      </w:r>
    </w:p>
    <w:p w14:paraId="71437A08" w14:textId="77777777" w:rsidR="000D7937" w:rsidRPr="007926B6" w:rsidRDefault="000D7937" w:rsidP="000D7937">
      <w:pPr>
        <w:pStyle w:val="whitespace-normal"/>
      </w:pPr>
      <w:r w:rsidRPr="007926B6">
        <w:rPr>
          <w:rStyle w:val="Forte"/>
          <w:rFonts w:eastAsiaTheme="majorEastAsia"/>
        </w:rPr>
        <w:t>Item.requiresPrePayment:</w:t>
      </w:r>
      <w:r w:rsidRPr="007926B6">
        <w:t xml:space="preserve"> Indicador booleano se o serviço exige pagamento antecipado para confirmação do agendamento.</w:t>
      </w:r>
    </w:p>
    <w:p w14:paraId="44AD7C1E" w14:textId="77777777" w:rsidR="000D7937" w:rsidRPr="007926B6" w:rsidRDefault="000D7937" w:rsidP="000D7937">
      <w:pPr>
        <w:pStyle w:val="whitespace-normal"/>
      </w:pPr>
      <w:r w:rsidRPr="007926B6">
        <w:rPr>
          <w:rStyle w:val="Forte"/>
          <w:rFonts w:eastAsiaTheme="majorEastAsia"/>
        </w:rPr>
        <w:t>ProfessionalServiceCfg.customPrice:</w:t>
      </w:r>
      <w:r w:rsidRPr="007926B6">
        <w:t xml:space="preserve"> Preço personalizado que o profissional cobra por um serviço específico, podendo diferir do preço padrão.</w:t>
      </w:r>
    </w:p>
    <w:p w14:paraId="4E7F6470" w14:textId="77777777" w:rsidR="000D7937" w:rsidRPr="007926B6" w:rsidRDefault="000D7937" w:rsidP="000D7937">
      <w:pPr>
        <w:pStyle w:val="whitespace-normal"/>
      </w:pPr>
      <w:r w:rsidRPr="007926B6">
        <w:rPr>
          <w:rStyle w:val="Forte"/>
          <w:rFonts w:eastAsiaTheme="majorEastAsia"/>
        </w:rPr>
        <w:t>ProfessionalServiceCfg.commissionPct:</w:t>
      </w:r>
      <w:r w:rsidRPr="007926B6">
        <w:t xml:space="preserve"> Percentual de comissão que o profissional recebe sobre o valor do serviço (ex: 60.00 para 60%).</w:t>
      </w:r>
    </w:p>
    <w:p w14:paraId="083CF8DA" w14:textId="77777777" w:rsidR="000D7937" w:rsidRPr="007926B6" w:rsidRDefault="000D7937" w:rsidP="000D7937">
      <w:pPr>
        <w:pStyle w:val="whitespace-normal"/>
      </w:pPr>
      <w:r w:rsidRPr="007926B6">
        <w:rPr>
          <w:rStyle w:val="Forte"/>
          <w:rFonts w:eastAsiaTheme="majorEastAsia"/>
        </w:rPr>
        <w:t>ClientAccount.freeBalance:</w:t>
      </w:r>
      <w:r w:rsidRPr="007926B6">
        <w:t xml:space="preserve"> Saldo disponível na conta do cliente para futuros atendimentos.</w:t>
      </w:r>
    </w:p>
    <w:p w14:paraId="262386B5" w14:textId="77777777" w:rsidR="000D7937" w:rsidRPr="007926B6" w:rsidRDefault="000D7937" w:rsidP="000D7937">
      <w:pPr>
        <w:pStyle w:val="whitespace-normal"/>
      </w:pPr>
      <w:r w:rsidRPr="007926B6">
        <w:rPr>
          <w:rStyle w:val="Forte"/>
          <w:rFonts w:eastAsiaTheme="majorEastAsia"/>
        </w:rPr>
        <w:lastRenderedPageBreak/>
        <w:t>ClientAccount.heldBalance:</w:t>
      </w:r>
      <w:r w:rsidRPr="007926B6">
        <w:t xml:space="preserve"> Saldo retido temporariamente para garantia de agendamentos confirmados.</w:t>
      </w:r>
    </w:p>
    <w:p w14:paraId="3BF39A7B" w14:textId="77777777" w:rsidR="000D7937" w:rsidRPr="007926B6" w:rsidRDefault="000D7937" w:rsidP="000D7937">
      <w:pPr>
        <w:pStyle w:val="Ttulo3"/>
        <w:rPr>
          <w:rFonts w:ascii="Times New Roman" w:hAnsi="Times New Roman" w:cs="Times New Roman"/>
          <w:lang w:val="en-US"/>
        </w:rPr>
      </w:pPr>
      <w:proofErr w:type="spellStart"/>
      <w:r w:rsidRPr="007926B6">
        <w:rPr>
          <w:rStyle w:val="Forte"/>
          <w:rFonts w:ascii="Times New Roman" w:hAnsi="Times New Roman" w:cs="Times New Roman"/>
          <w:b w:val="0"/>
          <w:bCs w:val="0"/>
          <w:lang w:val="en-US"/>
        </w:rPr>
        <w:t>Atributos</w:t>
      </w:r>
      <w:proofErr w:type="spellEnd"/>
      <w:r w:rsidRPr="007926B6">
        <w:rPr>
          <w:rStyle w:val="Forte"/>
          <w:rFonts w:ascii="Times New Roman" w:hAnsi="Times New Roman" w:cs="Times New Roman"/>
          <w:b w:val="0"/>
          <w:bCs w:val="0"/>
          <w:lang w:val="en-US"/>
        </w:rPr>
        <w:t xml:space="preserve"> de Status</w:t>
      </w:r>
    </w:p>
    <w:p w14:paraId="0B7A3A87" w14:textId="77777777" w:rsidR="000D7937" w:rsidRPr="007926B6" w:rsidRDefault="000D7937" w:rsidP="000D7937">
      <w:pPr>
        <w:pStyle w:val="whitespace-normal"/>
      </w:pPr>
      <w:r w:rsidRPr="007926B6">
        <w:rPr>
          <w:rStyle w:val="Forte"/>
          <w:rFonts w:eastAsiaTheme="majorEastAsia"/>
        </w:rPr>
        <w:t>Appointment.status:</w:t>
      </w:r>
      <w:r w:rsidRPr="007926B6">
        <w:t xml:space="preserve"> Status atual do agendamento (PENDING, CONFIRMED, IN_PROGRESS, COMPLETED, CANCELLED).</w:t>
      </w:r>
    </w:p>
    <w:p w14:paraId="6B23F859" w14:textId="77777777" w:rsidR="000D7937" w:rsidRPr="007926B6" w:rsidRDefault="000D7937" w:rsidP="000D7937">
      <w:pPr>
        <w:pStyle w:val="whitespace-normal"/>
      </w:pPr>
      <w:r w:rsidRPr="007926B6">
        <w:rPr>
          <w:rStyle w:val="Forte"/>
          <w:rFonts w:eastAsiaTheme="majorEastAsia"/>
        </w:rPr>
        <w:t>Payment.status:</w:t>
      </w:r>
      <w:r w:rsidRPr="007926B6">
        <w:t xml:space="preserve"> Status do pagamento (PENDING, COMPLETED, FAILED, REFUNDED).</w:t>
      </w:r>
    </w:p>
    <w:p w14:paraId="5DFB6E15" w14:textId="77777777" w:rsidR="000D7937" w:rsidRPr="007926B6" w:rsidRDefault="000D7937" w:rsidP="000D7937">
      <w:pPr>
        <w:pStyle w:val="whitespace-normal"/>
      </w:pPr>
      <w:r w:rsidRPr="007926B6">
        <w:rPr>
          <w:rStyle w:val="Forte"/>
          <w:rFonts w:eastAsiaTheme="majorEastAsia"/>
        </w:rPr>
        <w:t>MedicalRecord.finalized:</w:t>
      </w:r>
      <w:r w:rsidRPr="007926B6">
        <w:t xml:space="preserve"> Indicador booleano se o prontuário foi finalizado pelo profissional.</w:t>
      </w:r>
    </w:p>
    <w:p w14:paraId="11BB104C" w14:textId="77777777" w:rsidR="000D7937" w:rsidRPr="007926B6" w:rsidRDefault="000D7937" w:rsidP="000D7937">
      <w:pPr>
        <w:pStyle w:val="Ttulo3"/>
        <w:rPr>
          <w:rFonts w:ascii="Times New Roman" w:hAnsi="Times New Roman" w:cs="Times New Roman"/>
        </w:rPr>
      </w:pPr>
      <w:r w:rsidRPr="007926B6">
        <w:rPr>
          <w:rStyle w:val="Forte"/>
          <w:rFonts w:ascii="Times New Roman" w:hAnsi="Times New Roman" w:cs="Times New Roman"/>
          <w:b w:val="0"/>
          <w:bCs w:val="0"/>
        </w:rPr>
        <w:t>Atributos Operacionais</w:t>
      </w:r>
    </w:p>
    <w:p w14:paraId="506CDFF7" w14:textId="77777777" w:rsidR="000D7937" w:rsidRPr="007926B6" w:rsidRDefault="000D7937" w:rsidP="000D7937">
      <w:pPr>
        <w:pStyle w:val="whitespace-normal"/>
      </w:pPr>
      <w:r w:rsidRPr="007926B6">
        <w:rPr>
          <w:rStyle w:val="Forte"/>
          <w:rFonts w:eastAsiaTheme="majorEastAsia"/>
        </w:rPr>
        <w:t>Item.durationMinutes:</w:t>
      </w:r>
      <w:r w:rsidRPr="007926B6">
        <w:t xml:space="preserve"> Duração estimada do serviço em minutos (ex: 120 para 2 horas).</w:t>
      </w:r>
    </w:p>
    <w:p w14:paraId="7BD8F4F2" w14:textId="77777777" w:rsidR="000D7937" w:rsidRPr="007926B6" w:rsidRDefault="000D7937" w:rsidP="000D7937">
      <w:pPr>
        <w:pStyle w:val="whitespace-normal"/>
      </w:pPr>
      <w:r w:rsidRPr="007926B6">
        <w:rPr>
          <w:rStyle w:val="Forte"/>
          <w:rFonts w:eastAsiaTheme="majorEastAsia"/>
        </w:rPr>
        <w:t>ChairRoom.capacity:</w:t>
      </w:r>
      <w:r w:rsidRPr="007926B6">
        <w:t xml:space="preserve"> Capacidade máxima da sala em número de pessoas (geralmente 1 para salas de micropigmentação).</w:t>
      </w:r>
    </w:p>
    <w:p w14:paraId="4D39EF89" w14:textId="77777777" w:rsidR="000D7937" w:rsidRPr="007926B6" w:rsidRDefault="000D7937" w:rsidP="000D7937">
      <w:pPr>
        <w:pStyle w:val="whitespace-normal"/>
      </w:pPr>
      <w:r w:rsidRPr="007926B6">
        <w:rPr>
          <w:rStyle w:val="Forte"/>
          <w:rFonts w:eastAsiaTheme="majorEastAsia"/>
        </w:rPr>
        <w:t>ChairRoom.isAvailable:</w:t>
      </w:r>
      <w:r w:rsidRPr="007926B6">
        <w:t xml:space="preserve"> Indicador booleano se a sala está disponível para uso ou em manutenção.</w:t>
      </w:r>
    </w:p>
    <w:p w14:paraId="691BA5F6" w14:textId="72E3C8D8" w:rsidR="000A1037" w:rsidRPr="007926B6" w:rsidRDefault="000D7937" w:rsidP="007926B6">
      <w:pPr>
        <w:pStyle w:val="whitespace-normal"/>
      </w:pPr>
      <w:r w:rsidRPr="007926B6">
        <w:rPr>
          <w:rStyle w:val="Forte"/>
          <w:rFonts w:eastAsiaTheme="majorEastAsia"/>
        </w:rPr>
        <w:t>Subsidiary.openTime / closeTime:</w:t>
      </w:r>
      <w:r w:rsidRPr="007926B6">
        <w:t xml:space="preserve"> Horários padrão de funcionamento da subsidiária, usado quando não há agendamento específico de data.</w:t>
      </w:r>
    </w:p>
    <w:p w14:paraId="3644B00B" w14:textId="77777777" w:rsidR="000A1037" w:rsidRPr="007926B6" w:rsidRDefault="00000000">
      <w:pPr>
        <w:rPr>
          <w:rFonts w:ascii="Times New Roman" w:hAnsi="Times New Roman" w:cs="Times New Roman"/>
        </w:rPr>
      </w:pPr>
      <w:bookmarkStart w:id="7" w:name="_heading=h.oohwyfakb7us" w:colFirst="0" w:colLast="0"/>
      <w:bookmarkEnd w:id="7"/>
      <w:r w:rsidRPr="007926B6">
        <w:rPr>
          <w:rFonts w:ascii="Times New Roman" w:hAnsi="Times New Roman" w:cs="Times New Roman"/>
          <w:noProof/>
        </w:rPr>
        <w:lastRenderedPageBreak/>
        <w:drawing>
          <wp:inline distT="114300" distB="114300" distL="114300" distR="114300" wp14:anchorId="2C922BEB" wp14:editId="7EABAAF6">
            <wp:extent cx="5943600" cy="9690100"/>
            <wp:effectExtent l="0" t="0" r="0" b="0"/>
            <wp:docPr id="8656728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9690100"/>
                    </a:xfrm>
                    <a:prstGeom prst="rect">
                      <a:avLst/>
                    </a:prstGeom>
                    <a:ln/>
                  </pic:spPr>
                </pic:pic>
              </a:graphicData>
            </a:graphic>
          </wp:inline>
        </w:drawing>
      </w:r>
    </w:p>
    <w:p w14:paraId="04226CD8" w14:textId="77777777" w:rsidR="000A1037" w:rsidRPr="007926B6" w:rsidRDefault="00000000">
      <w:pPr>
        <w:pStyle w:val="Ttulo2"/>
        <w:rPr>
          <w:rFonts w:ascii="Times New Roman" w:hAnsi="Times New Roman" w:cs="Times New Roman"/>
        </w:rPr>
      </w:pPr>
      <w:r w:rsidRPr="007926B6">
        <w:rPr>
          <w:rFonts w:ascii="Times New Roman" w:hAnsi="Times New Roman" w:cs="Times New Roman"/>
        </w:rPr>
        <w:lastRenderedPageBreak/>
        <w:t>Mapeamento de Atores para Casos de Uso</w:t>
      </w:r>
    </w:p>
    <w:p w14:paraId="37B63B97" w14:textId="77777777" w:rsidR="000A1037" w:rsidRPr="007926B6" w:rsidRDefault="000A1037">
      <w:pPr>
        <w:rPr>
          <w:rFonts w:ascii="Times New Roman" w:hAnsi="Times New Roman" w:cs="Times New Roman"/>
        </w:rPr>
      </w:pPr>
    </w:p>
    <w:tbl>
      <w:tblPr>
        <w:tblStyle w:val="a"/>
        <w:tblW w:w="9960" w:type="dxa"/>
        <w:tblInd w:w="0" w:type="dxa"/>
        <w:tblLayout w:type="fixed"/>
        <w:tblLook w:val="0400" w:firstRow="0" w:lastRow="0" w:firstColumn="0" w:lastColumn="0" w:noHBand="0" w:noVBand="1"/>
      </w:tblPr>
      <w:tblGrid>
        <w:gridCol w:w="364"/>
        <w:gridCol w:w="2863"/>
        <w:gridCol w:w="820"/>
        <w:gridCol w:w="1674"/>
        <w:gridCol w:w="1240"/>
        <w:gridCol w:w="880"/>
        <w:gridCol w:w="768"/>
        <w:gridCol w:w="1351"/>
      </w:tblGrid>
      <w:tr w:rsidR="000A1037" w:rsidRPr="007926B6" w14:paraId="7FF5635C" w14:textId="77777777">
        <w:trPr>
          <w:trHeight w:val="570"/>
        </w:trPr>
        <w:tc>
          <w:tcPr>
            <w:tcW w:w="364" w:type="dxa"/>
            <w:tcBorders>
              <w:top w:val="nil"/>
              <w:left w:val="nil"/>
              <w:bottom w:val="nil"/>
              <w:right w:val="nil"/>
            </w:tcBorders>
            <w:shd w:val="clear" w:color="auto" w:fill="auto"/>
            <w:vAlign w:val="center"/>
          </w:tcPr>
          <w:p w14:paraId="6518CE45"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w:t>
            </w:r>
          </w:p>
        </w:tc>
        <w:tc>
          <w:tcPr>
            <w:tcW w:w="2863" w:type="dxa"/>
            <w:tcBorders>
              <w:top w:val="nil"/>
              <w:left w:val="nil"/>
              <w:bottom w:val="nil"/>
              <w:right w:val="nil"/>
            </w:tcBorders>
            <w:shd w:val="clear" w:color="auto" w:fill="auto"/>
            <w:vAlign w:val="center"/>
          </w:tcPr>
          <w:p w14:paraId="03AE12AC"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Caso de Uso</w:t>
            </w:r>
          </w:p>
        </w:tc>
        <w:tc>
          <w:tcPr>
            <w:tcW w:w="820" w:type="dxa"/>
            <w:tcBorders>
              <w:top w:val="nil"/>
              <w:left w:val="nil"/>
              <w:bottom w:val="nil"/>
              <w:right w:val="nil"/>
            </w:tcBorders>
            <w:shd w:val="clear" w:color="auto" w:fill="auto"/>
            <w:vAlign w:val="center"/>
          </w:tcPr>
          <w:p w14:paraId="480F0FA6"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Cliente</w:t>
            </w:r>
          </w:p>
        </w:tc>
        <w:tc>
          <w:tcPr>
            <w:tcW w:w="1674" w:type="dxa"/>
            <w:tcBorders>
              <w:top w:val="nil"/>
              <w:left w:val="nil"/>
              <w:bottom w:val="nil"/>
              <w:right w:val="nil"/>
            </w:tcBorders>
            <w:shd w:val="clear" w:color="auto" w:fill="auto"/>
            <w:vAlign w:val="center"/>
          </w:tcPr>
          <w:p w14:paraId="04D831DE"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Recepcionista</w:t>
            </w:r>
          </w:p>
        </w:tc>
        <w:tc>
          <w:tcPr>
            <w:tcW w:w="1240" w:type="dxa"/>
            <w:tcBorders>
              <w:top w:val="nil"/>
              <w:left w:val="nil"/>
              <w:bottom w:val="nil"/>
              <w:right w:val="nil"/>
            </w:tcBorders>
            <w:shd w:val="clear" w:color="auto" w:fill="auto"/>
            <w:vAlign w:val="center"/>
          </w:tcPr>
          <w:p w14:paraId="74FDCDF6"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Profissional</w:t>
            </w:r>
          </w:p>
        </w:tc>
        <w:tc>
          <w:tcPr>
            <w:tcW w:w="880" w:type="dxa"/>
            <w:tcBorders>
              <w:top w:val="nil"/>
              <w:left w:val="nil"/>
              <w:bottom w:val="nil"/>
              <w:right w:val="nil"/>
            </w:tcBorders>
            <w:shd w:val="clear" w:color="auto" w:fill="auto"/>
            <w:vAlign w:val="center"/>
          </w:tcPr>
          <w:p w14:paraId="47D35F09"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Gerente</w:t>
            </w:r>
          </w:p>
        </w:tc>
        <w:tc>
          <w:tcPr>
            <w:tcW w:w="768" w:type="dxa"/>
            <w:tcBorders>
              <w:top w:val="nil"/>
              <w:left w:val="nil"/>
              <w:bottom w:val="nil"/>
              <w:right w:val="nil"/>
            </w:tcBorders>
            <w:shd w:val="clear" w:color="auto" w:fill="auto"/>
            <w:vAlign w:val="center"/>
          </w:tcPr>
          <w:p w14:paraId="12F1C21A"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Master</w:t>
            </w:r>
          </w:p>
        </w:tc>
        <w:tc>
          <w:tcPr>
            <w:tcW w:w="1351" w:type="dxa"/>
            <w:tcBorders>
              <w:top w:val="nil"/>
              <w:left w:val="nil"/>
              <w:bottom w:val="nil"/>
              <w:right w:val="nil"/>
            </w:tcBorders>
            <w:shd w:val="clear" w:color="auto" w:fill="auto"/>
            <w:vAlign w:val="center"/>
          </w:tcPr>
          <w:p w14:paraId="5FB00D26" w14:textId="77777777" w:rsidR="000A1037" w:rsidRPr="007926B6" w:rsidRDefault="00000000">
            <w:pPr>
              <w:spacing w:after="0" w:line="240" w:lineRule="auto"/>
              <w:jc w:val="center"/>
              <w:rPr>
                <w:rFonts w:ascii="Times New Roman" w:eastAsia="Aptos Narrow" w:hAnsi="Times New Roman" w:cs="Times New Roman"/>
                <w:b/>
                <w:color w:val="000000"/>
                <w:sz w:val="22"/>
                <w:szCs w:val="22"/>
              </w:rPr>
            </w:pPr>
            <w:r w:rsidRPr="007926B6">
              <w:rPr>
                <w:rFonts w:ascii="Times New Roman" w:eastAsia="Aptos Narrow" w:hAnsi="Times New Roman" w:cs="Times New Roman"/>
                <w:b/>
                <w:color w:val="000000"/>
                <w:sz w:val="22"/>
                <w:szCs w:val="22"/>
              </w:rPr>
              <w:t>Sistemas Externos</w:t>
            </w:r>
          </w:p>
        </w:tc>
      </w:tr>
      <w:tr w:rsidR="000A1037" w:rsidRPr="007926B6" w14:paraId="51C5B60D" w14:textId="77777777">
        <w:trPr>
          <w:trHeight w:val="300"/>
        </w:trPr>
        <w:tc>
          <w:tcPr>
            <w:tcW w:w="364" w:type="dxa"/>
            <w:tcBorders>
              <w:top w:val="nil"/>
              <w:left w:val="nil"/>
              <w:bottom w:val="nil"/>
              <w:right w:val="nil"/>
            </w:tcBorders>
            <w:shd w:val="clear" w:color="auto" w:fill="auto"/>
            <w:vAlign w:val="center"/>
          </w:tcPr>
          <w:p w14:paraId="03F1CA98"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w:t>
            </w:r>
          </w:p>
        </w:tc>
        <w:tc>
          <w:tcPr>
            <w:tcW w:w="2863" w:type="dxa"/>
            <w:tcBorders>
              <w:top w:val="nil"/>
              <w:left w:val="nil"/>
              <w:bottom w:val="nil"/>
              <w:right w:val="nil"/>
            </w:tcBorders>
            <w:shd w:val="clear" w:color="auto" w:fill="auto"/>
            <w:vAlign w:val="center"/>
          </w:tcPr>
          <w:p w14:paraId="6DF5DA98"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Realizar agendamento online</w:t>
            </w:r>
          </w:p>
        </w:tc>
        <w:tc>
          <w:tcPr>
            <w:tcW w:w="820" w:type="dxa"/>
            <w:tcBorders>
              <w:top w:val="nil"/>
              <w:left w:val="nil"/>
              <w:bottom w:val="nil"/>
              <w:right w:val="nil"/>
            </w:tcBorders>
            <w:shd w:val="clear" w:color="auto" w:fill="auto"/>
            <w:vAlign w:val="center"/>
          </w:tcPr>
          <w:p w14:paraId="0BCFEDF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674" w:type="dxa"/>
            <w:tcBorders>
              <w:top w:val="nil"/>
              <w:left w:val="nil"/>
              <w:bottom w:val="nil"/>
              <w:right w:val="nil"/>
            </w:tcBorders>
            <w:shd w:val="clear" w:color="auto" w:fill="auto"/>
            <w:vAlign w:val="center"/>
          </w:tcPr>
          <w:p w14:paraId="42E8A9B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72C2D56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37818BB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7FD8AC7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365E112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4A64C515" w14:textId="77777777">
        <w:trPr>
          <w:trHeight w:val="600"/>
        </w:trPr>
        <w:tc>
          <w:tcPr>
            <w:tcW w:w="364" w:type="dxa"/>
            <w:tcBorders>
              <w:top w:val="nil"/>
              <w:left w:val="nil"/>
              <w:bottom w:val="nil"/>
              <w:right w:val="nil"/>
            </w:tcBorders>
            <w:shd w:val="clear" w:color="auto" w:fill="auto"/>
            <w:vAlign w:val="center"/>
          </w:tcPr>
          <w:p w14:paraId="28E5EE3C"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w:t>
            </w:r>
          </w:p>
        </w:tc>
        <w:tc>
          <w:tcPr>
            <w:tcW w:w="2863" w:type="dxa"/>
            <w:tcBorders>
              <w:top w:val="nil"/>
              <w:left w:val="nil"/>
              <w:bottom w:val="nil"/>
              <w:right w:val="nil"/>
            </w:tcBorders>
            <w:shd w:val="clear" w:color="auto" w:fill="auto"/>
            <w:vAlign w:val="center"/>
          </w:tcPr>
          <w:p w14:paraId="17F141A6"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agendamento manual (recepcionista)</w:t>
            </w:r>
          </w:p>
        </w:tc>
        <w:tc>
          <w:tcPr>
            <w:tcW w:w="820" w:type="dxa"/>
            <w:tcBorders>
              <w:top w:val="nil"/>
              <w:left w:val="nil"/>
              <w:bottom w:val="nil"/>
              <w:right w:val="nil"/>
            </w:tcBorders>
            <w:shd w:val="clear" w:color="auto" w:fill="auto"/>
            <w:vAlign w:val="center"/>
          </w:tcPr>
          <w:p w14:paraId="1D704C9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7836AA5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6431F75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6BEAAAB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24A4B7E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E2EF47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1C29FB91" w14:textId="77777777">
        <w:trPr>
          <w:trHeight w:val="600"/>
        </w:trPr>
        <w:tc>
          <w:tcPr>
            <w:tcW w:w="364" w:type="dxa"/>
            <w:tcBorders>
              <w:top w:val="nil"/>
              <w:left w:val="nil"/>
              <w:bottom w:val="nil"/>
              <w:right w:val="nil"/>
            </w:tcBorders>
            <w:shd w:val="clear" w:color="auto" w:fill="auto"/>
            <w:vAlign w:val="center"/>
          </w:tcPr>
          <w:p w14:paraId="16E98049"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3</w:t>
            </w:r>
          </w:p>
        </w:tc>
        <w:tc>
          <w:tcPr>
            <w:tcW w:w="2863" w:type="dxa"/>
            <w:tcBorders>
              <w:top w:val="nil"/>
              <w:left w:val="nil"/>
              <w:bottom w:val="nil"/>
              <w:right w:val="nil"/>
            </w:tcBorders>
            <w:shd w:val="clear" w:color="auto" w:fill="auto"/>
            <w:vAlign w:val="center"/>
          </w:tcPr>
          <w:p w14:paraId="16EB3934"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Enviar lembrete de confirmação</w:t>
            </w:r>
          </w:p>
        </w:tc>
        <w:tc>
          <w:tcPr>
            <w:tcW w:w="820" w:type="dxa"/>
            <w:tcBorders>
              <w:top w:val="nil"/>
              <w:left w:val="nil"/>
              <w:bottom w:val="nil"/>
              <w:right w:val="nil"/>
            </w:tcBorders>
            <w:shd w:val="clear" w:color="auto" w:fill="auto"/>
            <w:vAlign w:val="center"/>
          </w:tcPr>
          <w:p w14:paraId="58FE3AB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w:t>
            </w:r>
          </w:p>
        </w:tc>
        <w:tc>
          <w:tcPr>
            <w:tcW w:w="1674" w:type="dxa"/>
            <w:tcBorders>
              <w:top w:val="nil"/>
              <w:left w:val="nil"/>
              <w:bottom w:val="nil"/>
              <w:right w:val="nil"/>
            </w:tcBorders>
            <w:shd w:val="clear" w:color="auto" w:fill="auto"/>
            <w:vAlign w:val="center"/>
          </w:tcPr>
          <w:p w14:paraId="2C1F222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416DD0F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2CF6604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02D9829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6D7427D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(API da Meta)</w:t>
            </w:r>
          </w:p>
        </w:tc>
      </w:tr>
      <w:tr w:rsidR="000A1037" w:rsidRPr="007926B6" w14:paraId="7BD70F6B" w14:textId="77777777">
        <w:trPr>
          <w:trHeight w:val="600"/>
        </w:trPr>
        <w:tc>
          <w:tcPr>
            <w:tcW w:w="364" w:type="dxa"/>
            <w:tcBorders>
              <w:top w:val="nil"/>
              <w:left w:val="nil"/>
              <w:bottom w:val="nil"/>
              <w:right w:val="nil"/>
            </w:tcBorders>
            <w:shd w:val="clear" w:color="auto" w:fill="auto"/>
            <w:vAlign w:val="center"/>
          </w:tcPr>
          <w:p w14:paraId="11A4AF96"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4</w:t>
            </w:r>
          </w:p>
        </w:tc>
        <w:tc>
          <w:tcPr>
            <w:tcW w:w="2863" w:type="dxa"/>
            <w:tcBorders>
              <w:top w:val="nil"/>
              <w:left w:val="nil"/>
              <w:bottom w:val="nil"/>
              <w:right w:val="nil"/>
            </w:tcBorders>
            <w:shd w:val="clear" w:color="auto" w:fill="auto"/>
            <w:vAlign w:val="center"/>
          </w:tcPr>
          <w:p w14:paraId="75F0D306"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confirmação de agendamento</w:t>
            </w:r>
          </w:p>
        </w:tc>
        <w:tc>
          <w:tcPr>
            <w:tcW w:w="820" w:type="dxa"/>
            <w:tcBorders>
              <w:top w:val="nil"/>
              <w:left w:val="nil"/>
              <w:bottom w:val="nil"/>
              <w:right w:val="nil"/>
            </w:tcBorders>
            <w:shd w:val="clear" w:color="auto" w:fill="auto"/>
            <w:vAlign w:val="center"/>
          </w:tcPr>
          <w:p w14:paraId="32DC7C9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674" w:type="dxa"/>
            <w:tcBorders>
              <w:top w:val="nil"/>
              <w:left w:val="nil"/>
              <w:bottom w:val="nil"/>
              <w:right w:val="nil"/>
            </w:tcBorders>
            <w:shd w:val="clear" w:color="auto" w:fill="auto"/>
            <w:vAlign w:val="center"/>
          </w:tcPr>
          <w:p w14:paraId="4FA4D75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01E5212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4E36CAF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2716074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1321341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(API da Meta)</w:t>
            </w:r>
          </w:p>
        </w:tc>
      </w:tr>
      <w:tr w:rsidR="000A1037" w:rsidRPr="007926B6" w14:paraId="05F13CDD" w14:textId="77777777">
        <w:trPr>
          <w:trHeight w:val="300"/>
        </w:trPr>
        <w:tc>
          <w:tcPr>
            <w:tcW w:w="364" w:type="dxa"/>
            <w:tcBorders>
              <w:top w:val="nil"/>
              <w:left w:val="nil"/>
              <w:bottom w:val="nil"/>
              <w:right w:val="nil"/>
            </w:tcBorders>
            <w:shd w:val="clear" w:color="auto" w:fill="auto"/>
            <w:vAlign w:val="center"/>
          </w:tcPr>
          <w:p w14:paraId="04777243"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5</w:t>
            </w:r>
          </w:p>
        </w:tc>
        <w:tc>
          <w:tcPr>
            <w:tcW w:w="2863" w:type="dxa"/>
            <w:tcBorders>
              <w:top w:val="nil"/>
              <w:left w:val="nil"/>
              <w:bottom w:val="nil"/>
              <w:right w:val="nil"/>
            </w:tcBorders>
            <w:shd w:val="clear" w:color="auto" w:fill="auto"/>
            <w:vAlign w:val="center"/>
          </w:tcPr>
          <w:p w14:paraId="75672783"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Cadastrar ficha de anamnese</w:t>
            </w:r>
          </w:p>
        </w:tc>
        <w:tc>
          <w:tcPr>
            <w:tcW w:w="820" w:type="dxa"/>
            <w:tcBorders>
              <w:top w:val="nil"/>
              <w:left w:val="nil"/>
              <w:bottom w:val="nil"/>
              <w:right w:val="nil"/>
            </w:tcBorders>
            <w:shd w:val="clear" w:color="auto" w:fill="auto"/>
            <w:vAlign w:val="center"/>
          </w:tcPr>
          <w:p w14:paraId="1163CF1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674" w:type="dxa"/>
            <w:tcBorders>
              <w:top w:val="nil"/>
              <w:left w:val="nil"/>
              <w:bottom w:val="nil"/>
              <w:right w:val="nil"/>
            </w:tcBorders>
            <w:shd w:val="clear" w:color="auto" w:fill="auto"/>
            <w:vAlign w:val="center"/>
          </w:tcPr>
          <w:p w14:paraId="3D0D756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485E09D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5AAD89D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4E8E41D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4281BB0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0AD4C213" w14:textId="77777777">
        <w:trPr>
          <w:trHeight w:val="300"/>
        </w:trPr>
        <w:tc>
          <w:tcPr>
            <w:tcW w:w="364" w:type="dxa"/>
            <w:tcBorders>
              <w:top w:val="nil"/>
              <w:left w:val="nil"/>
              <w:bottom w:val="nil"/>
              <w:right w:val="nil"/>
            </w:tcBorders>
            <w:shd w:val="clear" w:color="auto" w:fill="auto"/>
            <w:vAlign w:val="center"/>
          </w:tcPr>
          <w:p w14:paraId="12B88FAD"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6</w:t>
            </w:r>
          </w:p>
        </w:tc>
        <w:tc>
          <w:tcPr>
            <w:tcW w:w="2863" w:type="dxa"/>
            <w:tcBorders>
              <w:top w:val="nil"/>
              <w:left w:val="nil"/>
              <w:bottom w:val="nil"/>
              <w:right w:val="nil"/>
            </w:tcBorders>
            <w:shd w:val="clear" w:color="auto" w:fill="auto"/>
            <w:vAlign w:val="center"/>
          </w:tcPr>
          <w:p w14:paraId="4D6CABD3"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Consultar ficha de anamnese</w:t>
            </w:r>
          </w:p>
        </w:tc>
        <w:tc>
          <w:tcPr>
            <w:tcW w:w="820" w:type="dxa"/>
            <w:tcBorders>
              <w:top w:val="nil"/>
              <w:left w:val="nil"/>
              <w:bottom w:val="nil"/>
              <w:right w:val="nil"/>
            </w:tcBorders>
            <w:shd w:val="clear" w:color="auto" w:fill="auto"/>
            <w:vAlign w:val="center"/>
          </w:tcPr>
          <w:p w14:paraId="5D089E8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2EB6C24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3448668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5892141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771AC33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8C14DD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447176BF" w14:textId="77777777">
        <w:trPr>
          <w:trHeight w:val="300"/>
        </w:trPr>
        <w:tc>
          <w:tcPr>
            <w:tcW w:w="364" w:type="dxa"/>
            <w:tcBorders>
              <w:top w:val="nil"/>
              <w:left w:val="nil"/>
              <w:bottom w:val="nil"/>
              <w:right w:val="nil"/>
            </w:tcBorders>
            <w:shd w:val="clear" w:color="auto" w:fill="auto"/>
            <w:vAlign w:val="center"/>
          </w:tcPr>
          <w:p w14:paraId="1F25FB84"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7</w:t>
            </w:r>
          </w:p>
        </w:tc>
        <w:tc>
          <w:tcPr>
            <w:tcW w:w="2863" w:type="dxa"/>
            <w:tcBorders>
              <w:top w:val="nil"/>
              <w:left w:val="nil"/>
              <w:bottom w:val="nil"/>
              <w:right w:val="nil"/>
            </w:tcBorders>
            <w:shd w:val="clear" w:color="auto" w:fill="auto"/>
            <w:vAlign w:val="center"/>
          </w:tcPr>
          <w:p w14:paraId="0F2EBBAA"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contrato assinado</w:t>
            </w:r>
          </w:p>
        </w:tc>
        <w:tc>
          <w:tcPr>
            <w:tcW w:w="820" w:type="dxa"/>
            <w:tcBorders>
              <w:top w:val="nil"/>
              <w:left w:val="nil"/>
              <w:bottom w:val="nil"/>
              <w:right w:val="nil"/>
            </w:tcBorders>
            <w:shd w:val="clear" w:color="auto" w:fill="auto"/>
            <w:vAlign w:val="center"/>
          </w:tcPr>
          <w:p w14:paraId="0EE231E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674" w:type="dxa"/>
            <w:tcBorders>
              <w:top w:val="nil"/>
              <w:left w:val="nil"/>
              <w:bottom w:val="nil"/>
              <w:right w:val="nil"/>
            </w:tcBorders>
            <w:shd w:val="clear" w:color="auto" w:fill="auto"/>
            <w:vAlign w:val="center"/>
          </w:tcPr>
          <w:p w14:paraId="16A0B61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2E768E6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1541336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015CA15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9A5B08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55AE0C3E" w14:textId="77777777">
        <w:trPr>
          <w:trHeight w:val="300"/>
        </w:trPr>
        <w:tc>
          <w:tcPr>
            <w:tcW w:w="364" w:type="dxa"/>
            <w:tcBorders>
              <w:top w:val="nil"/>
              <w:left w:val="nil"/>
              <w:bottom w:val="nil"/>
              <w:right w:val="nil"/>
            </w:tcBorders>
            <w:shd w:val="clear" w:color="auto" w:fill="auto"/>
            <w:vAlign w:val="center"/>
          </w:tcPr>
          <w:p w14:paraId="4FE54491"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8</w:t>
            </w:r>
          </w:p>
        </w:tc>
        <w:tc>
          <w:tcPr>
            <w:tcW w:w="2863" w:type="dxa"/>
            <w:tcBorders>
              <w:top w:val="nil"/>
              <w:left w:val="nil"/>
              <w:bottom w:val="nil"/>
              <w:right w:val="nil"/>
            </w:tcBorders>
            <w:shd w:val="clear" w:color="auto" w:fill="auto"/>
            <w:vAlign w:val="center"/>
          </w:tcPr>
          <w:p w14:paraId="29845DF2"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Consultar contrato assinado</w:t>
            </w:r>
          </w:p>
        </w:tc>
        <w:tc>
          <w:tcPr>
            <w:tcW w:w="820" w:type="dxa"/>
            <w:tcBorders>
              <w:top w:val="nil"/>
              <w:left w:val="nil"/>
              <w:bottom w:val="nil"/>
              <w:right w:val="nil"/>
            </w:tcBorders>
            <w:shd w:val="clear" w:color="auto" w:fill="auto"/>
            <w:vAlign w:val="center"/>
          </w:tcPr>
          <w:p w14:paraId="5614DCA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79613D3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2277602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880" w:type="dxa"/>
            <w:tcBorders>
              <w:top w:val="nil"/>
              <w:left w:val="nil"/>
              <w:bottom w:val="nil"/>
              <w:right w:val="nil"/>
            </w:tcBorders>
            <w:shd w:val="clear" w:color="auto" w:fill="auto"/>
            <w:vAlign w:val="center"/>
          </w:tcPr>
          <w:p w14:paraId="58B139F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220AC67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126C095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75D47003" w14:textId="77777777">
        <w:trPr>
          <w:trHeight w:val="300"/>
        </w:trPr>
        <w:tc>
          <w:tcPr>
            <w:tcW w:w="364" w:type="dxa"/>
            <w:tcBorders>
              <w:top w:val="nil"/>
              <w:left w:val="nil"/>
              <w:bottom w:val="nil"/>
              <w:right w:val="nil"/>
            </w:tcBorders>
            <w:shd w:val="clear" w:color="auto" w:fill="auto"/>
            <w:vAlign w:val="center"/>
          </w:tcPr>
          <w:p w14:paraId="1118799F"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9</w:t>
            </w:r>
          </w:p>
        </w:tc>
        <w:tc>
          <w:tcPr>
            <w:tcW w:w="2863" w:type="dxa"/>
            <w:tcBorders>
              <w:top w:val="nil"/>
              <w:left w:val="nil"/>
              <w:bottom w:val="nil"/>
              <w:right w:val="nil"/>
            </w:tcBorders>
            <w:shd w:val="clear" w:color="auto" w:fill="auto"/>
            <w:vAlign w:val="center"/>
          </w:tcPr>
          <w:p w14:paraId="72FE8D18"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Realizar check-in da cliente</w:t>
            </w:r>
          </w:p>
        </w:tc>
        <w:tc>
          <w:tcPr>
            <w:tcW w:w="820" w:type="dxa"/>
            <w:tcBorders>
              <w:top w:val="nil"/>
              <w:left w:val="nil"/>
              <w:bottom w:val="nil"/>
              <w:right w:val="nil"/>
            </w:tcBorders>
            <w:shd w:val="clear" w:color="auto" w:fill="auto"/>
            <w:vAlign w:val="center"/>
          </w:tcPr>
          <w:p w14:paraId="2A77C4B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4FC3333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0E91AE4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05D7FB6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49D4E3A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072D745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216805F0" w14:textId="77777777">
        <w:trPr>
          <w:trHeight w:val="600"/>
        </w:trPr>
        <w:tc>
          <w:tcPr>
            <w:tcW w:w="364" w:type="dxa"/>
            <w:tcBorders>
              <w:top w:val="nil"/>
              <w:left w:val="nil"/>
              <w:bottom w:val="nil"/>
              <w:right w:val="nil"/>
            </w:tcBorders>
            <w:shd w:val="clear" w:color="auto" w:fill="auto"/>
            <w:vAlign w:val="center"/>
          </w:tcPr>
          <w:p w14:paraId="71DA1773"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10</w:t>
            </w:r>
          </w:p>
        </w:tc>
        <w:tc>
          <w:tcPr>
            <w:tcW w:w="2863" w:type="dxa"/>
            <w:tcBorders>
              <w:top w:val="nil"/>
              <w:left w:val="nil"/>
              <w:bottom w:val="nil"/>
              <w:right w:val="nil"/>
            </w:tcBorders>
            <w:shd w:val="clear" w:color="auto" w:fill="auto"/>
            <w:vAlign w:val="center"/>
          </w:tcPr>
          <w:p w14:paraId="56C29A6D"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informações de atendimento</w:t>
            </w:r>
          </w:p>
        </w:tc>
        <w:tc>
          <w:tcPr>
            <w:tcW w:w="820" w:type="dxa"/>
            <w:tcBorders>
              <w:top w:val="nil"/>
              <w:left w:val="nil"/>
              <w:bottom w:val="nil"/>
              <w:right w:val="nil"/>
            </w:tcBorders>
            <w:shd w:val="clear" w:color="auto" w:fill="auto"/>
            <w:vAlign w:val="center"/>
          </w:tcPr>
          <w:p w14:paraId="02AB26F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7B034DC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48CC19B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5903A8C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7C6F64B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8787D3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3B11FF8B" w14:textId="77777777">
        <w:trPr>
          <w:trHeight w:val="600"/>
        </w:trPr>
        <w:tc>
          <w:tcPr>
            <w:tcW w:w="364" w:type="dxa"/>
            <w:tcBorders>
              <w:top w:val="nil"/>
              <w:left w:val="nil"/>
              <w:bottom w:val="nil"/>
              <w:right w:val="nil"/>
            </w:tcBorders>
            <w:shd w:val="clear" w:color="auto" w:fill="auto"/>
            <w:vAlign w:val="center"/>
          </w:tcPr>
          <w:p w14:paraId="2EB89E0F"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11</w:t>
            </w:r>
          </w:p>
        </w:tc>
        <w:tc>
          <w:tcPr>
            <w:tcW w:w="2863" w:type="dxa"/>
            <w:tcBorders>
              <w:top w:val="nil"/>
              <w:left w:val="nil"/>
              <w:bottom w:val="nil"/>
              <w:right w:val="nil"/>
            </w:tcBorders>
            <w:shd w:val="clear" w:color="auto" w:fill="auto"/>
            <w:vAlign w:val="center"/>
          </w:tcPr>
          <w:p w14:paraId="7B945F11"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produtos utilizados no atendimento</w:t>
            </w:r>
          </w:p>
        </w:tc>
        <w:tc>
          <w:tcPr>
            <w:tcW w:w="820" w:type="dxa"/>
            <w:tcBorders>
              <w:top w:val="nil"/>
              <w:left w:val="nil"/>
              <w:bottom w:val="nil"/>
              <w:right w:val="nil"/>
            </w:tcBorders>
            <w:shd w:val="clear" w:color="auto" w:fill="auto"/>
            <w:vAlign w:val="center"/>
          </w:tcPr>
          <w:p w14:paraId="0610032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2F5642F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1B54D0D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1FDD3F7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05D7C2B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4156D40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5F2F58F1" w14:textId="77777777">
        <w:trPr>
          <w:trHeight w:val="600"/>
        </w:trPr>
        <w:tc>
          <w:tcPr>
            <w:tcW w:w="364" w:type="dxa"/>
            <w:tcBorders>
              <w:top w:val="nil"/>
              <w:left w:val="nil"/>
              <w:bottom w:val="nil"/>
              <w:right w:val="nil"/>
            </w:tcBorders>
            <w:shd w:val="clear" w:color="auto" w:fill="auto"/>
            <w:vAlign w:val="center"/>
          </w:tcPr>
          <w:p w14:paraId="3C8544E6"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12</w:t>
            </w:r>
          </w:p>
        </w:tc>
        <w:tc>
          <w:tcPr>
            <w:tcW w:w="2863" w:type="dxa"/>
            <w:tcBorders>
              <w:top w:val="nil"/>
              <w:left w:val="nil"/>
              <w:bottom w:val="nil"/>
              <w:right w:val="nil"/>
            </w:tcBorders>
            <w:shd w:val="clear" w:color="auto" w:fill="auto"/>
            <w:vAlign w:val="center"/>
          </w:tcPr>
          <w:p w14:paraId="5FB0F761"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histórico do atendimento</w:t>
            </w:r>
          </w:p>
        </w:tc>
        <w:tc>
          <w:tcPr>
            <w:tcW w:w="820" w:type="dxa"/>
            <w:tcBorders>
              <w:top w:val="nil"/>
              <w:left w:val="nil"/>
              <w:bottom w:val="nil"/>
              <w:right w:val="nil"/>
            </w:tcBorders>
            <w:shd w:val="clear" w:color="auto" w:fill="auto"/>
            <w:vAlign w:val="center"/>
          </w:tcPr>
          <w:p w14:paraId="230F3D8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1AB900A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 / C</w:t>
            </w:r>
          </w:p>
        </w:tc>
        <w:tc>
          <w:tcPr>
            <w:tcW w:w="1240" w:type="dxa"/>
            <w:tcBorders>
              <w:top w:val="nil"/>
              <w:left w:val="nil"/>
              <w:bottom w:val="nil"/>
              <w:right w:val="nil"/>
            </w:tcBorders>
            <w:shd w:val="clear" w:color="auto" w:fill="auto"/>
            <w:vAlign w:val="center"/>
          </w:tcPr>
          <w:p w14:paraId="4659A8A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 / C</w:t>
            </w:r>
          </w:p>
        </w:tc>
        <w:tc>
          <w:tcPr>
            <w:tcW w:w="880" w:type="dxa"/>
            <w:tcBorders>
              <w:top w:val="nil"/>
              <w:left w:val="nil"/>
              <w:bottom w:val="nil"/>
              <w:right w:val="nil"/>
            </w:tcBorders>
            <w:shd w:val="clear" w:color="auto" w:fill="auto"/>
            <w:vAlign w:val="center"/>
          </w:tcPr>
          <w:p w14:paraId="78A8072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w:t>
            </w:r>
          </w:p>
        </w:tc>
        <w:tc>
          <w:tcPr>
            <w:tcW w:w="768" w:type="dxa"/>
            <w:tcBorders>
              <w:top w:val="nil"/>
              <w:left w:val="nil"/>
              <w:bottom w:val="nil"/>
              <w:right w:val="nil"/>
            </w:tcBorders>
            <w:shd w:val="clear" w:color="auto" w:fill="auto"/>
            <w:vAlign w:val="center"/>
          </w:tcPr>
          <w:p w14:paraId="6127400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39CF424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6113B856" w14:textId="77777777">
        <w:trPr>
          <w:trHeight w:val="600"/>
        </w:trPr>
        <w:tc>
          <w:tcPr>
            <w:tcW w:w="364" w:type="dxa"/>
            <w:tcBorders>
              <w:top w:val="nil"/>
              <w:left w:val="nil"/>
              <w:bottom w:val="nil"/>
              <w:right w:val="nil"/>
            </w:tcBorders>
            <w:shd w:val="clear" w:color="auto" w:fill="auto"/>
            <w:vAlign w:val="center"/>
          </w:tcPr>
          <w:p w14:paraId="3673EEA4"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13</w:t>
            </w:r>
          </w:p>
        </w:tc>
        <w:tc>
          <w:tcPr>
            <w:tcW w:w="2863" w:type="dxa"/>
            <w:tcBorders>
              <w:top w:val="nil"/>
              <w:left w:val="nil"/>
              <w:bottom w:val="nil"/>
              <w:right w:val="nil"/>
            </w:tcBorders>
            <w:shd w:val="clear" w:color="auto" w:fill="auto"/>
            <w:vAlign w:val="center"/>
          </w:tcPr>
          <w:p w14:paraId="1896E24C"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Fechar comanda e registrar pagamento</w:t>
            </w:r>
          </w:p>
        </w:tc>
        <w:tc>
          <w:tcPr>
            <w:tcW w:w="820" w:type="dxa"/>
            <w:tcBorders>
              <w:top w:val="nil"/>
              <w:left w:val="nil"/>
              <w:bottom w:val="nil"/>
              <w:right w:val="nil"/>
            </w:tcBorders>
            <w:shd w:val="clear" w:color="auto" w:fill="auto"/>
            <w:vAlign w:val="center"/>
          </w:tcPr>
          <w:p w14:paraId="6F74337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w:t>
            </w:r>
          </w:p>
        </w:tc>
        <w:tc>
          <w:tcPr>
            <w:tcW w:w="1674" w:type="dxa"/>
            <w:tcBorders>
              <w:top w:val="nil"/>
              <w:left w:val="nil"/>
              <w:bottom w:val="nil"/>
              <w:right w:val="nil"/>
            </w:tcBorders>
            <w:shd w:val="clear" w:color="auto" w:fill="auto"/>
            <w:vAlign w:val="center"/>
          </w:tcPr>
          <w:p w14:paraId="57E7E68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768391A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3077678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6FCB277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FB5EB6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TEF (S)</w:t>
            </w:r>
          </w:p>
        </w:tc>
      </w:tr>
      <w:tr w:rsidR="000A1037" w:rsidRPr="007926B6" w14:paraId="62876C66" w14:textId="77777777">
        <w:trPr>
          <w:trHeight w:val="600"/>
        </w:trPr>
        <w:tc>
          <w:tcPr>
            <w:tcW w:w="364" w:type="dxa"/>
            <w:tcBorders>
              <w:top w:val="nil"/>
              <w:left w:val="nil"/>
              <w:bottom w:val="nil"/>
              <w:right w:val="nil"/>
            </w:tcBorders>
            <w:shd w:val="clear" w:color="auto" w:fill="auto"/>
            <w:vAlign w:val="center"/>
          </w:tcPr>
          <w:p w14:paraId="4C939BC0"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14</w:t>
            </w:r>
          </w:p>
        </w:tc>
        <w:tc>
          <w:tcPr>
            <w:tcW w:w="2863" w:type="dxa"/>
            <w:tcBorders>
              <w:top w:val="nil"/>
              <w:left w:val="nil"/>
              <w:bottom w:val="nil"/>
              <w:right w:val="nil"/>
            </w:tcBorders>
            <w:shd w:val="clear" w:color="auto" w:fill="auto"/>
            <w:vAlign w:val="center"/>
          </w:tcPr>
          <w:p w14:paraId="55CAECCA"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Validar dados de emissão de NF</w:t>
            </w:r>
          </w:p>
        </w:tc>
        <w:tc>
          <w:tcPr>
            <w:tcW w:w="820" w:type="dxa"/>
            <w:tcBorders>
              <w:top w:val="nil"/>
              <w:left w:val="nil"/>
              <w:bottom w:val="nil"/>
              <w:right w:val="nil"/>
            </w:tcBorders>
            <w:shd w:val="clear" w:color="auto" w:fill="auto"/>
            <w:vAlign w:val="center"/>
          </w:tcPr>
          <w:p w14:paraId="64EAEBA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235E6F0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78D757A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784BA81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768" w:type="dxa"/>
            <w:tcBorders>
              <w:top w:val="nil"/>
              <w:left w:val="nil"/>
              <w:bottom w:val="nil"/>
              <w:right w:val="nil"/>
            </w:tcBorders>
            <w:shd w:val="clear" w:color="auto" w:fill="auto"/>
            <w:vAlign w:val="center"/>
          </w:tcPr>
          <w:p w14:paraId="097D751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2D02E13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7704981F" w14:textId="77777777">
        <w:trPr>
          <w:trHeight w:val="600"/>
        </w:trPr>
        <w:tc>
          <w:tcPr>
            <w:tcW w:w="364" w:type="dxa"/>
            <w:tcBorders>
              <w:top w:val="nil"/>
              <w:left w:val="nil"/>
              <w:bottom w:val="nil"/>
              <w:right w:val="nil"/>
            </w:tcBorders>
            <w:shd w:val="clear" w:color="auto" w:fill="auto"/>
            <w:vAlign w:val="center"/>
          </w:tcPr>
          <w:p w14:paraId="00566857"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15</w:t>
            </w:r>
          </w:p>
        </w:tc>
        <w:tc>
          <w:tcPr>
            <w:tcW w:w="2863" w:type="dxa"/>
            <w:tcBorders>
              <w:top w:val="nil"/>
              <w:left w:val="nil"/>
              <w:bottom w:val="nil"/>
              <w:right w:val="nil"/>
            </w:tcBorders>
            <w:shd w:val="clear" w:color="auto" w:fill="auto"/>
            <w:vAlign w:val="center"/>
          </w:tcPr>
          <w:p w14:paraId="0DED7892"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Emitir NF</w:t>
            </w:r>
          </w:p>
        </w:tc>
        <w:tc>
          <w:tcPr>
            <w:tcW w:w="820" w:type="dxa"/>
            <w:tcBorders>
              <w:top w:val="nil"/>
              <w:left w:val="nil"/>
              <w:bottom w:val="nil"/>
              <w:right w:val="nil"/>
            </w:tcBorders>
            <w:shd w:val="clear" w:color="auto" w:fill="auto"/>
            <w:vAlign w:val="center"/>
          </w:tcPr>
          <w:p w14:paraId="6A373DE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644E85F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33771A5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7B3B71B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32869D6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7152228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Emissor NF (P)</w:t>
            </w:r>
          </w:p>
        </w:tc>
      </w:tr>
      <w:tr w:rsidR="000A1037" w:rsidRPr="007926B6" w14:paraId="108DBF47" w14:textId="77777777">
        <w:trPr>
          <w:trHeight w:val="600"/>
        </w:trPr>
        <w:tc>
          <w:tcPr>
            <w:tcW w:w="364" w:type="dxa"/>
            <w:tcBorders>
              <w:top w:val="nil"/>
              <w:left w:val="nil"/>
              <w:bottom w:val="nil"/>
              <w:right w:val="nil"/>
            </w:tcBorders>
            <w:shd w:val="clear" w:color="auto" w:fill="auto"/>
            <w:vAlign w:val="center"/>
          </w:tcPr>
          <w:p w14:paraId="064CC4BE"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16</w:t>
            </w:r>
          </w:p>
        </w:tc>
        <w:tc>
          <w:tcPr>
            <w:tcW w:w="2863" w:type="dxa"/>
            <w:tcBorders>
              <w:top w:val="nil"/>
              <w:left w:val="nil"/>
              <w:bottom w:val="nil"/>
              <w:right w:val="nil"/>
            </w:tcBorders>
            <w:shd w:val="clear" w:color="auto" w:fill="auto"/>
            <w:vAlign w:val="center"/>
          </w:tcPr>
          <w:p w14:paraId="4A245AA8"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Alertar sobre conflito de agenda</w:t>
            </w:r>
          </w:p>
        </w:tc>
        <w:tc>
          <w:tcPr>
            <w:tcW w:w="820" w:type="dxa"/>
            <w:tcBorders>
              <w:top w:val="nil"/>
              <w:left w:val="nil"/>
              <w:bottom w:val="nil"/>
              <w:right w:val="nil"/>
            </w:tcBorders>
            <w:shd w:val="clear" w:color="auto" w:fill="auto"/>
            <w:vAlign w:val="center"/>
          </w:tcPr>
          <w:p w14:paraId="6FB6AA4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4DAE8DE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3C86AE5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880" w:type="dxa"/>
            <w:tcBorders>
              <w:top w:val="nil"/>
              <w:left w:val="nil"/>
              <w:bottom w:val="nil"/>
              <w:right w:val="nil"/>
            </w:tcBorders>
            <w:shd w:val="clear" w:color="auto" w:fill="auto"/>
            <w:vAlign w:val="center"/>
          </w:tcPr>
          <w:p w14:paraId="15DBD84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2E0552B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1D4238E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1D4B152F" w14:textId="77777777">
        <w:trPr>
          <w:trHeight w:val="300"/>
        </w:trPr>
        <w:tc>
          <w:tcPr>
            <w:tcW w:w="364" w:type="dxa"/>
            <w:tcBorders>
              <w:top w:val="nil"/>
              <w:left w:val="nil"/>
              <w:bottom w:val="nil"/>
              <w:right w:val="nil"/>
            </w:tcBorders>
            <w:shd w:val="clear" w:color="auto" w:fill="auto"/>
            <w:vAlign w:val="center"/>
          </w:tcPr>
          <w:p w14:paraId="28EFB39A"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17</w:t>
            </w:r>
          </w:p>
        </w:tc>
        <w:tc>
          <w:tcPr>
            <w:tcW w:w="2863" w:type="dxa"/>
            <w:tcBorders>
              <w:top w:val="nil"/>
              <w:left w:val="nil"/>
              <w:bottom w:val="nil"/>
              <w:right w:val="nil"/>
            </w:tcBorders>
            <w:shd w:val="clear" w:color="auto" w:fill="auto"/>
            <w:vAlign w:val="center"/>
          </w:tcPr>
          <w:p w14:paraId="0EC9E640"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cadastro de cliente</w:t>
            </w:r>
          </w:p>
        </w:tc>
        <w:tc>
          <w:tcPr>
            <w:tcW w:w="820" w:type="dxa"/>
            <w:tcBorders>
              <w:top w:val="nil"/>
              <w:left w:val="nil"/>
              <w:bottom w:val="nil"/>
              <w:right w:val="nil"/>
            </w:tcBorders>
            <w:shd w:val="clear" w:color="auto" w:fill="auto"/>
            <w:vAlign w:val="center"/>
          </w:tcPr>
          <w:p w14:paraId="7292EDC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09B8E4E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1532444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4471B01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587CE52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4A6EF21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40C87E58" w14:textId="77777777">
        <w:trPr>
          <w:trHeight w:val="600"/>
        </w:trPr>
        <w:tc>
          <w:tcPr>
            <w:tcW w:w="364" w:type="dxa"/>
            <w:tcBorders>
              <w:top w:val="nil"/>
              <w:left w:val="nil"/>
              <w:bottom w:val="nil"/>
              <w:right w:val="nil"/>
            </w:tcBorders>
            <w:shd w:val="clear" w:color="auto" w:fill="auto"/>
            <w:vAlign w:val="center"/>
          </w:tcPr>
          <w:p w14:paraId="64786CF6"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18</w:t>
            </w:r>
          </w:p>
        </w:tc>
        <w:tc>
          <w:tcPr>
            <w:tcW w:w="2863" w:type="dxa"/>
            <w:tcBorders>
              <w:top w:val="nil"/>
              <w:left w:val="nil"/>
              <w:bottom w:val="nil"/>
              <w:right w:val="nil"/>
            </w:tcBorders>
            <w:shd w:val="clear" w:color="auto" w:fill="auto"/>
            <w:vAlign w:val="center"/>
          </w:tcPr>
          <w:p w14:paraId="7AF8FEBE"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cadastro de serviço</w:t>
            </w:r>
          </w:p>
        </w:tc>
        <w:tc>
          <w:tcPr>
            <w:tcW w:w="820" w:type="dxa"/>
            <w:tcBorders>
              <w:top w:val="nil"/>
              <w:left w:val="nil"/>
              <w:bottom w:val="nil"/>
              <w:right w:val="nil"/>
            </w:tcBorders>
            <w:shd w:val="clear" w:color="auto" w:fill="auto"/>
            <w:vAlign w:val="center"/>
          </w:tcPr>
          <w:p w14:paraId="3D51B60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02C055A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27A2A2D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254EBEC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58FA5FA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351" w:type="dxa"/>
            <w:tcBorders>
              <w:top w:val="nil"/>
              <w:left w:val="nil"/>
              <w:bottom w:val="nil"/>
              <w:right w:val="nil"/>
            </w:tcBorders>
            <w:shd w:val="clear" w:color="auto" w:fill="auto"/>
            <w:vAlign w:val="center"/>
          </w:tcPr>
          <w:p w14:paraId="1834E88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54CAA30F" w14:textId="77777777">
        <w:trPr>
          <w:trHeight w:val="600"/>
        </w:trPr>
        <w:tc>
          <w:tcPr>
            <w:tcW w:w="364" w:type="dxa"/>
            <w:tcBorders>
              <w:top w:val="nil"/>
              <w:left w:val="nil"/>
              <w:bottom w:val="nil"/>
              <w:right w:val="nil"/>
            </w:tcBorders>
            <w:shd w:val="clear" w:color="auto" w:fill="auto"/>
            <w:vAlign w:val="center"/>
          </w:tcPr>
          <w:p w14:paraId="66A3DBDF"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19</w:t>
            </w:r>
          </w:p>
        </w:tc>
        <w:tc>
          <w:tcPr>
            <w:tcW w:w="2863" w:type="dxa"/>
            <w:tcBorders>
              <w:top w:val="nil"/>
              <w:left w:val="nil"/>
              <w:bottom w:val="nil"/>
              <w:right w:val="nil"/>
            </w:tcBorders>
            <w:shd w:val="clear" w:color="auto" w:fill="auto"/>
            <w:vAlign w:val="center"/>
          </w:tcPr>
          <w:p w14:paraId="3736D50D"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cadastro de unidade</w:t>
            </w:r>
          </w:p>
        </w:tc>
        <w:tc>
          <w:tcPr>
            <w:tcW w:w="820" w:type="dxa"/>
            <w:tcBorders>
              <w:top w:val="nil"/>
              <w:left w:val="nil"/>
              <w:bottom w:val="nil"/>
              <w:right w:val="nil"/>
            </w:tcBorders>
            <w:shd w:val="clear" w:color="auto" w:fill="auto"/>
            <w:vAlign w:val="center"/>
          </w:tcPr>
          <w:p w14:paraId="4D9821C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6055734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4934B21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05A16F9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1D425C5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351" w:type="dxa"/>
            <w:tcBorders>
              <w:top w:val="nil"/>
              <w:left w:val="nil"/>
              <w:bottom w:val="nil"/>
              <w:right w:val="nil"/>
            </w:tcBorders>
            <w:shd w:val="clear" w:color="auto" w:fill="auto"/>
            <w:vAlign w:val="center"/>
          </w:tcPr>
          <w:p w14:paraId="15DCDB0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63360E08" w14:textId="77777777">
        <w:trPr>
          <w:trHeight w:val="600"/>
        </w:trPr>
        <w:tc>
          <w:tcPr>
            <w:tcW w:w="364" w:type="dxa"/>
            <w:tcBorders>
              <w:top w:val="nil"/>
              <w:left w:val="nil"/>
              <w:bottom w:val="nil"/>
              <w:right w:val="nil"/>
            </w:tcBorders>
            <w:shd w:val="clear" w:color="auto" w:fill="auto"/>
            <w:vAlign w:val="center"/>
          </w:tcPr>
          <w:p w14:paraId="7CDE4D4A"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20</w:t>
            </w:r>
          </w:p>
        </w:tc>
        <w:tc>
          <w:tcPr>
            <w:tcW w:w="2863" w:type="dxa"/>
            <w:tcBorders>
              <w:top w:val="nil"/>
              <w:left w:val="nil"/>
              <w:bottom w:val="nil"/>
              <w:right w:val="nil"/>
            </w:tcBorders>
            <w:shd w:val="clear" w:color="auto" w:fill="auto"/>
            <w:vAlign w:val="center"/>
          </w:tcPr>
          <w:p w14:paraId="7747FDBA"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cadastro de profissional</w:t>
            </w:r>
          </w:p>
        </w:tc>
        <w:tc>
          <w:tcPr>
            <w:tcW w:w="820" w:type="dxa"/>
            <w:tcBorders>
              <w:top w:val="nil"/>
              <w:left w:val="nil"/>
              <w:bottom w:val="nil"/>
              <w:right w:val="nil"/>
            </w:tcBorders>
            <w:shd w:val="clear" w:color="auto" w:fill="auto"/>
            <w:vAlign w:val="center"/>
          </w:tcPr>
          <w:p w14:paraId="1FDDAD5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1650150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1942DA3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34BA972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7545497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351" w:type="dxa"/>
            <w:tcBorders>
              <w:top w:val="nil"/>
              <w:left w:val="nil"/>
              <w:bottom w:val="nil"/>
              <w:right w:val="nil"/>
            </w:tcBorders>
            <w:shd w:val="clear" w:color="auto" w:fill="auto"/>
            <w:vAlign w:val="center"/>
          </w:tcPr>
          <w:p w14:paraId="7E216BE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7EFB7A0D" w14:textId="77777777">
        <w:trPr>
          <w:trHeight w:val="600"/>
        </w:trPr>
        <w:tc>
          <w:tcPr>
            <w:tcW w:w="364" w:type="dxa"/>
            <w:tcBorders>
              <w:top w:val="nil"/>
              <w:left w:val="nil"/>
              <w:bottom w:val="nil"/>
              <w:right w:val="nil"/>
            </w:tcBorders>
            <w:shd w:val="clear" w:color="auto" w:fill="auto"/>
            <w:vAlign w:val="center"/>
          </w:tcPr>
          <w:p w14:paraId="2BC525E5"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21</w:t>
            </w:r>
          </w:p>
        </w:tc>
        <w:tc>
          <w:tcPr>
            <w:tcW w:w="2863" w:type="dxa"/>
            <w:tcBorders>
              <w:top w:val="nil"/>
              <w:left w:val="nil"/>
              <w:bottom w:val="nil"/>
              <w:right w:val="nil"/>
            </w:tcBorders>
            <w:shd w:val="clear" w:color="auto" w:fill="auto"/>
            <w:vAlign w:val="center"/>
          </w:tcPr>
          <w:p w14:paraId="454B85A0"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usuários e permissões</w:t>
            </w:r>
          </w:p>
        </w:tc>
        <w:tc>
          <w:tcPr>
            <w:tcW w:w="820" w:type="dxa"/>
            <w:tcBorders>
              <w:top w:val="nil"/>
              <w:left w:val="nil"/>
              <w:bottom w:val="nil"/>
              <w:right w:val="nil"/>
            </w:tcBorders>
            <w:shd w:val="clear" w:color="auto" w:fill="auto"/>
            <w:vAlign w:val="center"/>
          </w:tcPr>
          <w:p w14:paraId="7D52373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561E49D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6303DB2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25FA5DE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10F1236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351" w:type="dxa"/>
            <w:tcBorders>
              <w:top w:val="nil"/>
              <w:left w:val="nil"/>
              <w:bottom w:val="nil"/>
              <w:right w:val="nil"/>
            </w:tcBorders>
            <w:shd w:val="clear" w:color="auto" w:fill="auto"/>
            <w:vAlign w:val="center"/>
          </w:tcPr>
          <w:p w14:paraId="0DE756D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65B8F105" w14:textId="77777777">
        <w:trPr>
          <w:trHeight w:val="300"/>
        </w:trPr>
        <w:tc>
          <w:tcPr>
            <w:tcW w:w="364" w:type="dxa"/>
            <w:tcBorders>
              <w:top w:val="nil"/>
              <w:left w:val="nil"/>
              <w:bottom w:val="nil"/>
              <w:right w:val="nil"/>
            </w:tcBorders>
            <w:shd w:val="clear" w:color="auto" w:fill="auto"/>
            <w:vAlign w:val="center"/>
          </w:tcPr>
          <w:p w14:paraId="10863FE8"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22</w:t>
            </w:r>
          </w:p>
        </w:tc>
        <w:tc>
          <w:tcPr>
            <w:tcW w:w="2863" w:type="dxa"/>
            <w:tcBorders>
              <w:top w:val="nil"/>
              <w:left w:val="nil"/>
              <w:bottom w:val="nil"/>
              <w:right w:val="nil"/>
            </w:tcBorders>
            <w:shd w:val="clear" w:color="auto" w:fill="auto"/>
            <w:vAlign w:val="center"/>
          </w:tcPr>
          <w:p w14:paraId="094E7270"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Gerar relatórios financeiros</w:t>
            </w:r>
          </w:p>
        </w:tc>
        <w:tc>
          <w:tcPr>
            <w:tcW w:w="820" w:type="dxa"/>
            <w:tcBorders>
              <w:top w:val="nil"/>
              <w:left w:val="nil"/>
              <w:bottom w:val="nil"/>
              <w:right w:val="nil"/>
            </w:tcBorders>
            <w:shd w:val="clear" w:color="auto" w:fill="auto"/>
            <w:vAlign w:val="center"/>
          </w:tcPr>
          <w:p w14:paraId="2188ED4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1D03BEA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33B5917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579A4DA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768" w:type="dxa"/>
            <w:tcBorders>
              <w:top w:val="nil"/>
              <w:left w:val="nil"/>
              <w:bottom w:val="nil"/>
              <w:right w:val="nil"/>
            </w:tcBorders>
            <w:shd w:val="clear" w:color="auto" w:fill="auto"/>
            <w:vAlign w:val="center"/>
          </w:tcPr>
          <w:p w14:paraId="55A3090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6A9EB5F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1B1B9BCB" w14:textId="77777777">
        <w:trPr>
          <w:trHeight w:val="300"/>
        </w:trPr>
        <w:tc>
          <w:tcPr>
            <w:tcW w:w="364" w:type="dxa"/>
            <w:tcBorders>
              <w:top w:val="nil"/>
              <w:left w:val="nil"/>
              <w:bottom w:val="nil"/>
              <w:right w:val="nil"/>
            </w:tcBorders>
            <w:shd w:val="clear" w:color="auto" w:fill="auto"/>
            <w:vAlign w:val="center"/>
          </w:tcPr>
          <w:p w14:paraId="0303308D"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23</w:t>
            </w:r>
          </w:p>
        </w:tc>
        <w:tc>
          <w:tcPr>
            <w:tcW w:w="2863" w:type="dxa"/>
            <w:tcBorders>
              <w:top w:val="nil"/>
              <w:left w:val="nil"/>
              <w:bottom w:val="nil"/>
              <w:right w:val="nil"/>
            </w:tcBorders>
            <w:shd w:val="clear" w:color="auto" w:fill="auto"/>
            <w:vAlign w:val="center"/>
          </w:tcPr>
          <w:p w14:paraId="2C6A3BA2"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Agendar retorno</w:t>
            </w:r>
          </w:p>
        </w:tc>
        <w:tc>
          <w:tcPr>
            <w:tcW w:w="820" w:type="dxa"/>
            <w:tcBorders>
              <w:top w:val="nil"/>
              <w:left w:val="nil"/>
              <w:bottom w:val="nil"/>
              <w:right w:val="nil"/>
            </w:tcBorders>
            <w:shd w:val="clear" w:color="auto" w:fill="auto"/>
            <w:vAlign w:val="center"/>
          </w:tcPr>
          <w:p w14:paraId="027E885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674" w:type="dxa"/>
            <w:tcBorders>
              <w:top w:val="nil"/>
              <w:left w:val="nil"/>
              <w:bottom w:val="nil"/>
              <w:right w:val="nil"/>
            </w:tcBorders>
            <w:shd w:val="clear" w:color="auto" w:fill="auto"/>
            <w:vAlign w:val="center"/>
          </w:tcPr>
          <w:p w14:paraId="4B41AEA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31D5FAD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7905B19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6A7C099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33889DD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26B6BA12" w14:textId="77777777">
        <w:trPr>
          <w:trHeight w:val="600"/>
        </w:trPr>
        <w:tc>
          <w:tcPr>
            <w:tcW w:w="364" w:type="dxa"/>
            <w:tcBorders>
              <w:top w:val="nil"/>
              <w:left w:val="nil"/>
              <w:bottom w:val="nil"/>
              <w:right w:val="nil"/>
            </w:tcBorders>
            <w:shd w:val="clear" w:color="auto" w:fill="auto"/>
            <w:vAlign w:val="center"/>
          </w:tcPr>
          <w:p w14:paraId="0D34830E"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lastRenderedPageBreak/>
              <w:t>24</w:t>
            </w:r>
          </w:p>
        </w:tc>
        <w:tc>
          <w:tcPr>
            <w:tcW w:w="2863" w:type="dxa"/>
            <w:tcBorders>
              <w:top w:val="nil"/>
              <w:left w:val="nil"/>
              <w:bottom w:val="nil"/>
              <w:right w:val="nil"/>
            </w:tcBorders>
            <w:shd w:val="clear" w:color="auto" w:fill="auto"/>
            <w:vAlign w:val="center"/>
          </w:tcPr>
          <w:p w14:paraId="32946E6D"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Registrar avaliações pós-atendimento</w:t>
            </w:r>
          </w:p>
        </w:tc>
        <w:tc>
          <w:tcPr>
            <w:tcW w:w="820" w:type="dxa"/>
            <w:tcBorders>
              <w:top w:val="nil"/>
              <w:left w:val="nil"/>
              <w:bottom w:val="nil"/>
              <w:right w:val="nil"/>
            </w:tcBorders>
            <w:shd w:val="clear" w:color="auto" w:fill="auto"/>
            <w:vAlign w:val="center"/>
          </w:tcPr>
          <w:p w14:paraId="035D2A3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674" w:type="dxa"/>
            <w:tcBorders>
              <w:top w:val="nil"/>
              <w:left w:val="nil"/>
              <w:bottom w:val="nil"/>
              <w:right w:val="nil"/>
            </w:tcBorders>
            <w:shd w:val="clear" w:color="auto" w:fill="auto"/>
            <w:vAlign w:val="center"/>
          </w:tcPr>
          <w:p w14:paraId="282A031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6EC51AD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1AA283C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67A5C6C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5DC697B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687C0C7D" w14:textId="77777777">
        <w:trPr>
          <w:trHeight w:val="300"/>
        </w:trPr>
        <w:tc>
          <w:tcPr>
            <w:tcW w:w="364" w:type="dxa"/>
            <w:tcBorders>
              <w:top w:val="nil"/>
              <w:left w:val="nil"/>
              <w:bottom w:val="nil"/>
              <w:right w:val="nil"/>
            </w:tcBorders>
            <w:shd w:val="clear" w:color="auto" w:fill="auto"/>
            <w:vAlign w:val="center"/>
          </w:tcPr>
          <w:p w14:paraId="4B0D0AAC"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25</w:t>
            </w:r>
          </w:p>
        </w:tc>
        <w:tc>
          <w:tcPr>
            <w:tcW w:w="2863" w:type="dxa"/>
            <w:tcBorders>
              <w:top w:val="nil"/>
              <w:left w:val="nil"/>
              <w:bottom w:val="nil"/>
              <w:right w:val="nil"/>
            </w:tcBorders>
            <w:shd w:val="clear" w:color="auto" w:fill="auto"/>
            <w:vAlign w:val="center"/>
          </w:tcPr>
          <w:p w14:paraId="4E5F42EC"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Consultar agenda</w:t>
            </w:r>
          </w:p>
        </w:tc>
        <w:tc>
          <w:tcPr>
            <w:tcW w:w="820" w:type="dxa"/>
            <w:tcBorders>
              <w:top w:val="nil"/>
              <w:left w:val="nil"/>
              <w:bottom w:val="nil"/>
              <w:right w:val="nil"/>
            </w:tcBorders>
            <w:shd w:val="clear" w:color="auto" w:fill="auto"/>
            <w:vAlign w:val="center"/>
          </w:tcPr>
          <w:p w14:paraId="37973AC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674" w:type="dxa"/>
            <w:tcBorders>
              <w:top w:val="nil"/>
              <w:left w:val="nil"/>
              <w:bottom w:val="nil"/>
              <w:right w:val="nil"/>
            </w:tcBorders>
            <w:shd w:val="clear" w:color="auto" w:fill="auto"/>
            <w:vAlign w:val="center"/>
          </w:tcPr>
          <w:p w14:paraId="3FB7362B"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72A5E0D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60AF946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4ADD672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2ACBD375"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74986D32" w14:textId="77777777">
        <w:trPr>
          <w:trHeight w:val="300"/>
        </w:trPr>
        <w:tc>
          <w:tcPr>
            <w:tcW w:w="364" w:type="dxa"/>
            <w:tcBorders>
              <w:top w:val="nil"/>
              <w:left w:val="nil"/>
              <w:bottom w:val="nil"/>
              <w:right w:val="nil"/>
            </w:tcBorders>
            <w:shd w:val="clear" w:color="auto" w:fill="auto"/>
            <w:vAlign w:val="center"/>
          </w:tcPr>
          <w:p w14:paraId="79F80135"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26</w:t>
            </w:r>
          </w:p>
        </w:tc>
        <w:tc>
          <w:tcPr>
            <w:tcW w:w="2863" w:type="dxa"/>
            <w:tcBorders>
              <w:top w:val="nil"/>
              <w:left w:val="nil"/>
              <w:bottom w:val="nil"/>
              <w:right w:val="nil"/>
            </w:tcBorders>
            <w:shd w:val="clear" w:color="auto" w:fill="auto"/>
            <w:vAlign w:val="center"/>
          </w:tcPr>
          <w:p w14:paraId="3A533A60"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Cancelar agendamento</w:t>
            </w:r>
          </w:p>
        </w:tc>
        <w:tc>
          <w:tcPr>
            <w:tcW w:w="820" w:type="dxa"/>
            <w:tcBorders>
              <w:top w:val="nil"/>
              <w:left w:val="nil"/>
              <w:bottom w:val="nil"/>
              <w:right w:val="nil"/>
            </w:tcBorders>
            <w:shd w:val="clear" w:color="auto" w:fill="auto"/>
            <w:vAlign w:val="center"/>
          </w:tcPr>
          <w:p w14:paraId="25F352E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674" w:type="dxa"/>
            <w:tcBorders>
              <w:top w:val="nil"/>
              <w:left w:val="nil"/>
              <w:bottom w:val="nil"/>
              <w:right w:val="nil"/>
            </w:tcBorders>
            <w:shd w:val="clear" w:color="auto" w:fill="auto"/>
            <w:vAlign w:val="center"/>
          </w:tcPr>
          <w:p w14:paraId="02C08CE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2FEA9F7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56F3488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4E3266C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7E9D537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48DD8F5C" w14:textId="77777777">
        <w:trPr>
          <w:trHeight w:val="300"/>
        </w:trPr>
        <w:tc>
          <w:tcPr>
            <w:tcW w:w="364" w:type="dxa"/>
            <w:tcBorders>
              <w:top w:val="nil"/>
              <w:left w:val="nil"/>
              <w:bottom w:val="nil"/>
              <w:right w:val="nil"/>
            </w:tcBorders>
            <w:shd w:val="clear" w:color="auto" w:fill="auto"/>
            <w:vAlign w:val="center"/>
          </w:tcPr>
          <w:p w14:paraId="16A21D5D"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27</w:t>
            </w:r>
          </w:p>
        </w:tc>
        <w:tc>
          <w:tcPr>
            <w:tcW w:w="2863" w:type="dxa"/>
            <w:tcBorders>
              <w:top w:val="nil"/>
              <w:left w:val="nil"/>
              <w:bottom w:val="nil"/>
              <w:right w:val="nil"/>
            </w:tcBorders>
            <w:shd w:val="clear" w:color="auto" w:fill="auto"/>
            <w:vAlign w:val="center"/>
          </w:tcPr>
          <w:p w14:paraId="644D388C"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Remarcar agendamento</w:t>
            </w:r>
          </w:p>
        </w:tc>
        <w:tc>
          <w:tcPr>
            <w:tcW w:w="820" w:type="dxa"/>
            <w:tcBorders>
              <w:top w:val="nil"/>
              <w:left w:val="nil"/>
              <w:bottom w:val="nil"/>
              <w:right w:val="nil"/>
            </w:tcBorders>
            <w:shd w:val="clear" w:color="auto" w:fill="auto"/>
            <w:vAlign w:val="center"/>
          </w:tcPr>
          <w:p w14:paraId="017F42C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674" w:type="dxa"/>
            <w:tcBorders>
              <w:top w:val="nil"/>
              <w:left w:val="nil"/>
              <w:bottom w:val="nil"/>
              <w:right w:val="nil"/>
            </w:tcBorders>
            <w:shd w:val="clear" w:color="auto" w:fill="auto"/>
            <w:vAlign w:val="center"/>
          </w:tcPr>
          <w:p w14:paraId="0A329A8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1240" w:type="dxa"/>
            <w:tcBorders>
              <w:top w:val="nil"/>
              <w:left w:val="nil"/>
              <w:bottom w:val="nil"/>
              <w:right w:val="nil"/>
            </w:tcBorders>
            <w:shd w:val="clear" w:color="auto" w:fill="auto"/>
            <w:vAlign w:val="center"/>
          </w:tcPr>
          <w:p w14:paraId="525FD22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880" w:type="dxa"/>
            <w:tcBorders>
              <w:top w:val="nil"/>
              <w:left w:val="nil"/>
              <w:bottom w:val="nil"/>
              <w:right w:val="nil"/>
            </w:tcBorders>
            <w:shd w:val="clear" w:color="auto" w:fill="auto"/>
            <w:vAlign w:val="center"/>
          </w:tcPr>
          <w:p w14:paraId="410E6A6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61153BD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06A6D24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1E9A25BF" w14:textId="77777777">
        <w:trPr>
          <w:trHeight w:val="600"/>
        </w:trPr>
        <w:tc>
          <w:tcPr>
            <w:tcW w:w="364" w:type="dxa"/>
            <w:tcBorders>
              <w:top w:val="nil"/>
              <w:left w:val="nil"/>
              <w:bottom w:val="nil"/>
              <w:right w:val="nil"/>
            </w:tcBorders>
            <w:shd w:val="clear" w:color="auto" w:fill="auto"/>
            <w:vAlign w:val="center"/>
          </w:tcPr>
          <w:p w14:paraId="76D1A4A5"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28</w:t>
            </w:r>
          </w:p>
        </w:tc>
        <w:tc>
          <w:tcPr>
            <w:tcW w:w="2863" w:type="dxa"/>
            <w:tcBorders>
              <w:top w:val="nil"/>
              <w:left w:val="nil"/>
              <w:bottom w:val="nil"/>
              <w:right w:val="nil"/>
            </w:tcBorders>
            <w:shd w:val="clear" w:color="auto" w:fill="auto"/>
            <w:vAlign w:val="center"/>
          </w:tcPr>
          <w:p w14:paraId="63A6412E"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disponibilidade do profissional</w:t>
            </w:r>
          </w:p>
        </w:tc>
        <w:tc>
          <w:tcPr>
            <w:tcW w:w="820" w:type="dxa"/>
            <w:tcBorders>
              <w:top w:val="nil"/>
              <w:left w:val="nil"/>
              <w:bottom w:val="nil"/>
              <w:right w:val="nil"/>
            </w:tcBorders>
            <w:shd w:val="clear" w:color="auto" w:fill="auto"/>
            <w:vAlign w:val="center"/>
          </w:tcPr>
          <w:p w14:paraId="7C1F697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5C1EA9D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1F66773F"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38F97312"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54C04271"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6EC1DF2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3C759F77" w14:textId="77777777">
        <w:trPr>
          <w:trHeight w:val="300"/>
        </w:trPr>
        <w:tc>
          <w:tcPr>
            <w:tcW w:w="364" w:type="dxa"/>
            <w:tcBorders>
              <w:top w:val="nil"/>
              <w:left w:val="nil"/>
              <w:bottom w:val="nil"/>
              <w:right w:val="nil"/>
            </w:tcBorders>
            <w:shd w:val="clear" w:color="auto" w:fill="auto"/>
            <w:vAlign w:val="center"/>
          </w:tcPr>
          <w:p w14:paraId="1AA6D6BF"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29</w:t>
            </w:r>
          </w:p>
        </w:tc>
        <w:tc>
          <w:tcPr>
            <w:tcW w:w="2863" w:type="dxa"/>
            <w:tcBorders>
              <w:top w:val="nil"/>
              <w:left w:val="nil"/>
              <w:bottom w:val="nil"/>
              <w:right w:val="nil"/>
            </w:tcBorders>
            <w:shd w:val="clear" w:color="auto" w:fill="auto"/>
            <w:vAlign w:val="center"/>
          </w:tcPr>
          <w:p w14:paraId="0D89265F"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Consultar histórico do cliente</w:t>
            </w:r>
          </w:p>
        </w:tc>
        <w:tc>
          <w:tcPr>
            <w:tcW w:w="820" w:type="dxa"/>
            <w:tcBorders>
              <w:top w:val="nil"/>
              <w:left w:val="nil"/>
              <w:bottom w:val="nil"/>
              <w:right w:val="nil"/>
            </w:tcBorders>
            <w:shd w:val="clear" w:color="auto" w:fill="auto"/>
            <w:vAlign w:val="center"/>
          </w:tcPr>
          <w:p w14:paraId="6191BAD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2EB9AA04"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1240" w:type="dxa"/>
            <w:tcBorders>
              <w:top w:val="nil"/>
              <w:left w:val="nil"/>
              <w:bottom w:val="nil"/>
              <w:right w:val="nil"/>
            </w:tcBorders>
            <w:shd w:val="clear" w:color="auto" w:fill="auto"/>
            <w:vAlign w:val="center"/>
          </w:tcPr>
          <w:p w14:paraId="23BC221D"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0375710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4B7DDFC0"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36FDAA2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r w:rsidR="000A1037" w:rsidRPr="007926B6" w14:paraId="161DFEDB" w14:textId="77777777">
        <w:trPr>
          <w:trHeight w:val="600"/>
        </w:trPr>
        <w:tc>
          <w:tcPr>
            <w:tcW w:w="364" w:type="dxa"/>
            <w:tcBorders>
              <w:top w:val="nil"/>
              <w:left w:val="nil"/>
              <w:bottom w:val="nil"/>
              <w:right w:val="nil"/>
            </w:tcBorders>
            <w:shd w:val="clear" w:color="auto" w:fill="auto"/>
            <w:vAlign w:val="center"/>
          </w:tcPr>
          <w:p w14:paraId="07737765"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30</w:t>
            </w:r>
          </w:p>
        </w:tc>
        <w:tc>
          <w:tcPr>
            <w:tcW w:w="2863" w:type="dxa"/>
            <w:tcBorders>
              <w:top w:val="nil"/>
              <w:left w:val="nil"/>
              <w:bottom w:val="nil"/>
              <w:right w:val="nil"/>
            </w:tcBorders>
            <w:shd w:val="clear" w:color="auto" w:fill="auto"/>
            <w:vAlign w:val="center"/>
          </w:tcPr>
          <w:p w14:paraId="73B80507"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Enviar resumo pós-atendimento</w:t>
            </w:r>
          </w:p>
        </w:tc>
        <w:tc>
          <w:tcPr>
            <w:tcW w:w="820" w:type="dxa"/>
            <w:tcBorders>
              <w:top w:val="nil"/>
              <w:left w:val="nil"/>
              <w:bottom w:val="nil"/>
              <w:right w:val="nil"/>
            </w:tcBorders>
            <w:shd w:val="clear" w:color="auto" w:fill="auto"/>
            <w:vAlign w:val="center"/>
          </w:tcPr>
          <w:p w14:paraId="75A5C53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C</w:t>
            </w:r>
          </w:p>
        </w:tc>
        <w:tc>
          <w:tcPr>
            <w:tcW w:w="1674" w:type="dxa"/>
            <w:tcBorders>
              <w:top w:val="nil"/>
              <w:left w:val="nil"/>
              <w:bottom w:val="nil"/>
              <w:right w:val="nil"/>
            </w:tcBorders>
            <w:shd w:val="clear" w:color="auto" w:fill="auto"/>
            <w:vAlign w:val="center"/>
          </w:tcPr>
          <w:p w14:paraId="738CC45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7A5568A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399D35F9"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768" w:type="dxa"/>
            <w:tcBorders>
              <w:top w:val="nil"/>
              <w:left w:val="nil"/>
              <w:bottom w:val="nil"/>
              <w:right w:val="nil"/>
            </w:tcBorders>
            <w:shd w:val="clear" w:color="auto" w:fill="auto"/>
            <w:vAlign w:val="center"/>
          </w:tcPr>
          <w:p w14:paraId="5F2C60CE"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448AA663"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(API ou e-mail)</w:t>
            </w:r>
          </w:p>
        </w:tc>
      </w:tr>
      <w:tr w:rsidR="000A1037" w:rsidRPr="007926B6" w14:paraId="5FD4C0FE" w14:textId="77777777">
        <w:trPr>
          <w:trHeight w:val="600"/>
        </w:trPr>
        <w:tc>
          <w:tcPr>
            <w:tcW w:w="364" w:type="dxa"/>
            <w:tcBorders>
              <w:top w:val="nil"/>
              <w:left w:val="nil"/>
              <w:bottom w:val="nil"/>
              <w:right w:val="nil"/>
            </w:tcBorders>
            <w:shd w:val="clear" w:color="auto" w:fill="auto"/>
            <w:vAlign w:val="center"/>
          </w:tcPr>
          <w:p w14:paraId="17C6D7B3" w14:textId="77777777" w:rsidR="000A1037" w:rsidRPr="007926B6" w:rsidRDefault="00000000">
            <w:pPr>
              <w:spacing w:after="0" w:line="240" w:lineRule="auto"/>
              <w:jc w:val="right"/>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31</w:t>
            </w:r>
          </w:p>
        </w:tc>
        <w:tc>
          <w:tcPr>
            <w:tcW w:w="2863" w:type="dxa"/>
            <w:tcBorders>
              <w:top w:val="nil"/>
              <w:left w:val="nil"/>
              <w:bottom w:val="nil"/>
              <w:right w:val="nil"/>
            </w:tcBorders>
            <w:shd w:val="clear" w:color="auto" w:fill="auto"/>
            <w:vAlign w:val="center"/>
          </w:tcPr>
          <w:p w14:paraId="424DB416" w14:textId="77777777" w:rsidR="000A1037" w:rsidRPr="007926B6" w:rsidRDefault="00000000">
            <w:pPr>
              <w:spacing w:after="0" w:line="240" w:lineRule="auto"/>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Gerenciar estoque de produtos</w:t>
            </w:r>
          </w:p>
        </w:tc>
        <w:tc>
          <w:tcPr>
            <w:tcW w:w="820" w:type="dxa"/>
            <w:tcBorders>
              <w:top w:val="nil"/>
              <w:left w:val="nil"/>
              <w:bottom w:val="nil"/>
              <w:right w:val="nil"/>
            </w:tcBorders>
            <w:shd w:val="clear" w:color="auto" w:fill="auto"/>
            <w:vAlign w:val="center"/>
          </w:tcPr>
          <w:p w14:paraId="3A028377"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674" w:type="dxa"/>
            <w:tcBorders>
              <w:top w:val="nil"/>
              <w:left w:val="nil"/>
              <w:bottom w:val="nil"/>
              <w:right w:val="nil"/>
            </w:tcBorders>
            <w:shd w:val="clear" w:color="auto" w:fill="auto"/>
            <w:vAlign w:val="center"/>
          </w:tcPr>
          <w:p w14:paraId="0D7A2D0C"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240" w:type="dxa"/>
            <w:tcBorders>
              <w:top w:val="nil"/>
              <w:left w:val="nil"/>
              <w:bottom w:val="nil"/>
              <w:right w:val="nil"/>
            </w:tcBorders>
            <w:shd w:val="clear" w:color="auto" w:fill="auto"/>
            <w:vAlign w:val="center"/>
          </w:tcPr>
          <w:p w14:paraId="231EDD68"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P</w:t>
            </w:r>
          </w:p>
        </w:tc>
        <w:tc>
          <w:tcPr>
            <w:tcW w:w="880" w:type="dxa"/>
            <w:tcBorders>
              <w:top w:val="nil"/>
              <w:left w:val="nil"/>
              <w:bottom w:val="nil"/>
              <w:right w:val="nil"/>
            </w:tcBorders>
            <w:shd w:val="clear" w:color="auto" w:fill="auto"/>
            <w:vAlign w:val="center"/>
          </w:tcPr>
          <w:p w14:paraId="7220B38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S</w:t>
            </w:r>
          </w:p>
        </w:tc>
        <w:tc>
          <w:tcPr>
            <w:tcW w:w="768" w:type="dxa"/>
            <w:tcBorders>
              <w:top w:val="nil"/>
              <w:left w:val="nil"/>
              <w:bottom w:val="nil"/>
              <w:right w:val="nil"/>
            </w:tcBorders>
            <w:shd w:val="clear" w:color="auto" w:fill="auto"/>
            <w:vAlign w:val="center"/>
          </w:tcPr>
          <w:p w14:paraId="6B94063A"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c>
          <w:tcPr>
            <w:tcW w:w="1351" w:type="dxa"/>
            <w:tcBorders>
              <w:top w:val="nil"/>
              <w:left w:val="nil"/>
              <w:bottom w:val="nil"/>
              <w:right w:val="nil"/>
            </w:tcBorders>
            <w:shd w:val="clear" w:color="auto" w:fill="auto"/>
            <w:vAlign w:val="center"/>
          </w:tcPr>
          <w:p w14:paraId="28BFC426" w14:textId="77777777" w:rsidR="000A1037" w:rsidRPr="007926B6" w:rsidRDefault="00000000">
            <w:pPr>
              <w:spacing w:after="0" w:line="240" w:lineRule="auto"/>
              <w:jc w:val="center"/>
              <w:rPr>
                <w:rFonts w:ascii="Times New Roman" w:eastAsia="Aptos Narrow" w:hAnsi="Times New Roman" w:cs="Times New Roman"/>
                <w:color w:val="000000"/>
                <w:sz w:val="22"/>
                <w:szCs w:val="22"/>
              </w:rPr>
            </w:pPr>
            <w:r w:rsidRPr="007926B6">
              <w:rPr>
                <w:rFonts w:ascii="Times New Roman" w:eastAsia="Aptos Narrow" w:hAnsi="Times New Roman" w:cs="Times New Roman"/>
                <w:color w:val="000000"/>
                <w:sz w:val="22"/>
                <w:szCs w:val="22"/>
              </w:rPr>
              <w:t>-</w:t>
            </w:r>
          </w:p>
        </w:tc>
      </w:tr>
    </w:tbl>
    <w:p w14:paraId="7FFCAC48" w14:textId="77777777" w:rsidR="000A1037" w:rsidRPr="007926B6" w:rsidRDefault="000A1037">
      <w:pPr>
        <w:rPr>
          <w:rFonts w:ascii="Times New Roman" w:hAnsi="Times New Roman" w:cs="Times New Roman"/>
        </w:rPr>
      </w:pPr>
    </w:p>
    <w:sectPr w:rsidR="000A1037" w:rsidRPr="007926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0D53FD74-9EF8-8E42-B7C8-C5093E00FEEA}"/>
  </w:font>
  <w:font w:name="Times New Roman">
    <w:panose1 w:val="02020603050405020304"/>
    <w:charset w:val="00"/>
    <w:family w:val="roman"/>
    <w:pitch w:val="variable"/>
    <w:sig w:usb0="E0002EFF" w:usb1="C000785B" w:usb2="00000009" w:usb3="00000000" w:csb0="000001FF" w:csb1="00000000"/>
    <w:embedRegular r:id="rId2" w:fontKey="{F5E4E0FC-6018-4441-BFA0-244BB99A6C6C}"/>
    <w:embedBold r:id="rId3" w:fontKey="{3118F52A-39AD-4241-A0DB-ADA84EBE5827}"/>
    <w:embedItalic r:id="rId4" w:fontKey="{9655A956-E8BE-F443-BBEC-FEC6C24F4B7E}"/>
  </w:font>
  <w:font w:name="Courier New">
    <w:panose1 w:val="02070309020205020404"/>
    <w:charset w:val="00"/>
    <w:family w:val="modern"/>
    <w:pitch w:val="fixed"/>
    <w:sig w:usb0="E0002AFF" w:usb1="C0007843" w:usb2="00000009" w:usb3="00000000" w:csb0="000001FF" w:csb1="00000000"/>
    <w:embedRegular r:id="rId5" w:fontKey="{F8905612-D042-8C40-AA86-0DE16D6B15E4}"/>
  </w:font>
  <w:font w:name="Wingdings">
    <w:panose1 w:val="05000000000000000000"/>
    <w:charset w:val="4D"/>
    <w:family w:val="decorative"/>
    <w:pitch w:val="variable"/>
    <w:sig w:usb0="00000003" w:usb1="00000000" w:usb2="00000000" w:usb3="00000000" w:csb0="80000001" w:csb1="00000000"/>
    <w:embedRegular r:id="rId6" w:fontKey="{BFE1E51F-4745-8447-A3FC-BCBEEBB0E0F3}"/>
  </w:font>
  <w:font w:name="Aptos">
    <w:panose1 w:val="020B0004020202020204"/>
    <w:charset w:val="00"/>
    <w:family w:val="swiss"/>
    <w:pitch w:val="variable"/>
    <w:sig w:usb0="20000287" w:usb1="00000003" w:usb2="00000000" w:usb3="00000000" w:csb0="0000019F" w:csb1="00000000"/>
    <w:embedRegular r:id="rId7" w:fontKey="{F74913B2-95D6-FE49-98BD-7E966476240E}"/>
    <w:embedBold r:id="rId8" w:fontKey="{BD5B4622-99BE-1A40-AAEE-DDFBBB1024EA}"/>
    <w:embedItalic r:id="rId9" w:fontKey="{F3FB390E-1177-AD48-B59F-A2B2D8145E89}"/>
  </w:font>
  <w:font w:name="Aptos Display">
    <w:panose1 w:val="020B0004020202020204"/>
    <w:charset w:val="00"/>
    <w:family w:val="swiss"/>
    <w:pitch w:val="variable"/>
    <w:sig w:usb0="20000287" w:usb1="00000003" w:usb2="00000000" w:usb3="00000000" w:csb0="0000019F" w:csb1="00000000"/>
    <w:embedRegular r:id="rId10" w:fontKey="{42AFD1CC-5843-9947-8BD5-690F1A77781E}"/>
  </w:font>
  <w:font w:name="Play">
    <w:altName w:val="Calibri"/>
    <w:charset w:val="00"/>
    <w:family w:val="auto"/>
    <w:pitch w:val="default"/>
    <w:embedRegular r:id="rId11" w:fontKey="{DADF945F-6BA3-5E42-9C7F-F52ED263115E}"/>
  </w:font>
  <w:font w:name="Aptos Narrow">
    <w:panose1 w:val="020B0004020202020204"/>
    <w:charset w:val="00"/>
    <w:family w:val="swiss"/>
    <w:pitch w:val="variable"/>
    <w:sig w:usb0="20000287" w:usb1="00000003" w:usb2="00000000" w:usb3="00000000" w:csb0="0000019F" w:csb1="00000000"/>
    <w:embedRegular r:id="rId12" w:fontKey="{177A7E63-6E9E-284E-9C4B-8E8D5E10F8C6}"/>
    <w:embedBold r:id="rId13" w:fontKey="{D2960CCA-38BE-364B-847E-79C7B81685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5FA6"/>
    <w:multiLevelType w:val="multilevel"/>
    <w:tmpl w:val="4884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F3D67"/>
    <w:multiLevelType w:val="multilevel"/>
    <w:tmpl w:val="AF22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148A9"/>
    <w:multiLevelType w:val="multilevel"/>
    <w:tmpl w:val="8346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2711F"/>
    <w:multiLevelType w:val="hybridMultilevel"/>
    <w:tmpl w:val="06D0A2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F403AD"/>
    <w:multiLevelType w:val="multilevel"/>
    <w:tmpl w:val="85D85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A6C7A"/>
    <w:multiLevelType w:val="multilevel"/>
    <w:tmpl w:val="9EEC2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C0BA0"/>
    <w:multiLevelType w:val="multilevel"/>
    <w:tmpl w:val="6F00B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5475"/>
    <w:multiLevelType w:val="multilevel"/>
    <w:tmpl w:val="8818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C69AA"/>
    <w:multiLevelType w:val="multilevel"/>
    <w:tmpl w:val="E656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33E63"/>
    <w:multiLevelType w:val="hybridMultilevel"/>
    <w:tmpl w:val="4EF2E9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E055CED"/>
    <w:multiLevelType w:val="multilevel"/>
    <w:tmpl w:val="9A8C6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2436D7"/>
    <w:multiLevelType w:val="multilevel"/>
    <w:tmpl w:val="0F74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3045F"/>
    <w:multiLevelType w:val="hybridMultilevel"/>
    <w:tmpl w:val="B9743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38F57D5"/>
    <w:multiLevelType w:val="multilevel"/>
    <w:tmpl w:val="79F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D6C6D"/>
    <w:multiLevelType w:val="multilevel"/>
    <w:tmpl w:val="DD36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F3837"/>
    <w:multiLevelType w:val="multilevel"/>
    <w:tmpl w:val="8B10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248C8"/>
    <w:multiLevelType w:val="multilevel"/>
    <w:tmpl w:val="D5CE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A869F3"/>
    <w:multiLevelType w:val="multilevel"/>
    <w:tmpl w:val="997E1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1B47E47"/>
    <w:multiLevelType w:val="multilevel"/>
    <w:tmpl w:val="7AD6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06160"/>
    <w:multiLevelType w:val="hybridMultilevel"/>
    <w:tmpl w:val="DD0E0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87F23EE"/>
    <w:multiLevelType w:val="multilevel"/>
    <w:tmpl w:val="571C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995113"/>
    <w:multiLevelType w:val="multilevel"/>
    <w:tmpl w:val="23C2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D7E6E"/>
    <w:multiLevelType w:val="hybridMultilevel"/>
    <w:tmpl w:val="1A348D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ED36413"/>
    <w:multiLevelType w:val="multilevel"/>
    <w:tmpl w:val="1238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62E7A"/>
    <w:multiLevelType w:val="multilevel"/>
    <w:tmpl w:val="53F0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B294A"/>
    <w:multiLevelType w:val="multilevel"/>
    <w:tmpl w:val="6084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073AFC"/>
    <w:multiLevelType w:val="hybridMultilevel"/>
    <w:tmpl w:val="24D67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69E5774"/>
    <w:multiLevelType w:val="multilevel"/>
    <w:tmpl w:val="87566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E95EFE"/>
    <w:multiLevelType w:val="multilevel"/>
    <w:tmpl w:val="FF2A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53389"/>
    <w:multiLevelType w:val="hybridMultilevel"/>
    <w:tmpl w:val="80605D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B984312"/>
    <w:multiLevelType w:val="multilevel"/>
    <w:tmpl w:val="7DAC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F3A1D"/>
    <w:multiLevelType w:val="hybridMultilevel"/>
    <w:tmpl w:val="5CD035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0F51BB2"/>
    <w:multiLevelType w:val="multilevel"/>
    <w:tmpl w:val="5DC0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381FC1"/>
    <w:multiLevelType w:val="multilevel"/>
    <w:tmpl w:val="B0D6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4D3795"/>
    <w:multiLevelType w:val="hybridMultilevel"/>
    <w:tmpl w:val="3D682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99C00A8"/>
    <w:multiLevelType w:val="multilevel"/>
    <w:tmpl w:val="B9F2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C5323"/>
    <w:multiLevelType w:val="multilevel"/>
    <w:tmpl w:val="39C6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00DD1"/>
    <w:multiLevelType w:val="multilevel"/>
    <w:tmpl w:val="9A041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66BC5"/>
    <w:multiLevelType w:val="multilevel"/>
    <w:tmpl w:val="8A9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555942"/>
    <w:multiLevelType w:val="multilevel"/>
    <w:tmpl w:val="17BC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0D0022"/>
    <w:multiLevelType w:val="multilevel"/>
    <w:tmpl w:val="A624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A81A63"/>
    <w:multiLevelType w:val="multilevel"/>
    <w:tmpl w:val="153C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2B7A38"/>
    <w:multiLevelType w:val="hybridMultilevel"/>
    <w:tmpl w:val="1940F9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FC370F"/>
    <w:multiLevelType w:val="multilevel"/>
    <w:tmpl w:val="157A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0F480D"/>
    <w:multiLevelType w:val="multilevel"/>
    <w:tmpl w:val="D574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3702B"/>
    <w:multiLevelType w:val="multilevel"/>
    <w:tmpl w:val="06205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952350"/>
    <w:multiLevelType w:val="hybridMultilevel"/>
    <w:tmpl w:val="E272F0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42332F4"/>
    <w:multiLevelType w:val="hybridMultilevel"/>
    <w:tmpl w:val="E96EB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5F32B15"/>
    <w:multiLevelType w:val="multilevel"/>
    <w:tmpl w:val="E4F0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FA3CA8"/>
    <w:multiLevelType w:val="multilevel"/>
    <w:tmpl w:val="75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D32481"/>
    <w:multiLevelType w:val="multilevel"/>
    <w:tmpl w:val="2F02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EA2BF9"/>
    <w:multiLevelType w:val="multilevel"/>
    <w:tmpl w:val="6CF8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024410">
    <w:abstractNumId w:val="10"/>
  </w:num>
  <w:num w:numId="2" w16cid:durableId="342443122">
    <w:abstractNumId w:val="27"/>
  </w:num>
  <w:num w:numId="3" w16cid:durableId="1381906645">
    <w:abstractNumId w:val="17"/>
  </w:num>
  <w:num w:numId="4" w16cid:durableId="49231898">
    <w:abstractNumId w:val="45"/>
  </w:num>
  <w:num w:numId="5" w16cid:durableId="1918708719">
    <w:abstractNumId w:val="24"/>
  </w:num>
  <w:num w:numId="6" w16cid:durableId="1435789106">
    <w:abstractNumId w:val="50"/>
  </w:num>
  <w:num w:numId="7" w16cid:durableId="367991132">
    <w:abstractNumId w:val="18"/>
  </w:num>
  <w:num w:numId="8" w16cid:durableId="182987403">
    <w:abstractNumId w:val="11"/>
  </w:num>
  <w:num w:numId="9" w16cid:durableId="2064212343">
    <w:abstractNumId w:val="42"/>
  </w:num>
  <w:num w:numId="10" w16cid:durableId="913853246">
    <w:abstractNumId w:val="26"/>
  </w:num>
  <w:num w:numId="11" w16cid:durableId="1733117146">
    <w:abstractNumId w:val="19"/>
  </w:num>
  <w:num w:numId="12" w16cid:durableId="1191645153">
    <w:abstractNumId w:val="31"/>
  </w:num>
  <w:num w:numId="13" w16cid:durableId="1480999134">
    <w:abstractNumId w:val="29"/>
  </w:num>
  <w:num w:numId="14" w16cid:durableId="1734739436">
    <w:abstractNumId w:val="34"/>
  </w:num>
  <w:num w:numId="15" w16cid:durableId="815300303">
    <w:abstractNumId w:val="3"/>
  </w:num>
  <w:num w:numId="16" w16cid:durableId="189531152">
    <w:abstractNumId w:val="9"/>
  </w:num>
  <w:num w:numId="17" w16cid:durableId="192309037">
    <w:abstractNumId w:val="46"/>
  </w:num>
  <w:num w:numId="18" w16cid:durableId="1926765490">
    <w:abstractNumId w:val="25"/>
  </w:num>
  <w:num w:numId="19" w16cid:durableId="1682203604">
    <w:abstractNumId w:val="13"/>
  </w:num>
  <w:num w:numId="20" w16cid:durableId="2111898294">
    <w:abstractNumId w:val="2"/>
  </w:num>
  <w:num w:numId="21" w16cid:durableId="236980076">
    <w:abstractNumId w:val="47"/>
  </w:num>
  <w:num w:numId="22" w16cid:durableId="2035645906">
    <w:abstractNumId w:val="22"/>
  </w:num>
  <w:num w:numId="23" w16cid:durableId="1447651916">
    <w:abstractNumId w:val="12"/>
  </w:num>
  <w:num w:numId="24" w16cid:durableId="2046521249">
    <w:abstractNumId w:val="37"/>
  </w:num>
  <w:num w:numId="25" w16cid:durableId="1736080482">
    <w:abstractNumId w:val="23"/>
  </w:num>
  <w:num w:numId="26" w16cid:durableId="59058872">
    <w:abstractNumId w:val="0"/>
  </w:num>
  <w:num w:numId="27" w16cid:durableId="1994523141">
    <w:abstractNumId w:val="1"/>
  </w:num>
  <w:num w:numId="28" w16cid:durableId="598561458">
    <w:abstractNumId w:val="20"/>
  </w:num>
  <w:num w:numId="29" w16cid:durableId="888033090">
    <w:abstractNumId w:val="28"/>
  </w:num>
  <w:num w:numId="30" w16cid:durableId="120223588">
    <w:abstractNumId w:val="39"/>
  </w:num>
  <w:num w:numId="31" w16cid:durableId="1192039021">
    <w:abstractNumId w:val="4"/>
  </w:num>
  <w:num w:numId="32" w16cid:durableId="1910966979">
    <w:abstractNumId w:val="5"/>
  </w:num>
  <w:num w:numId="33" w16cid:durableId="2145341801">
    <w:abstractNumId w:val="6"/>
  </w:num>
  <w:num w:numId="34" w16cid:durableId="1106924568">
    <w:abstractNumId w:val="40"/>
  </w:num>
  <w:num w:numId="35" w16cid:durableId="664863823">
    <w:abstractNumId w:val="36"/>
  </w:num>
  <w:num w:numId="36" w16cid:durableId="697196881">
    <w:abstractNumId w:val="48"/>
  </w:num>
  <w:num w:numId="37" w16cid:durableId="1373773438">
    <w:abstractNumId w:val="21"/>
  </w:num>
  <w:num w:numId="38" w16cid:durableId="1964651283">
    <w:abstractNumId w:val="44"/>
  </w:num>
  <w:num w:numId="39" w16cid:durableId="871190343">
    <w:abstractNumId w:val="7"/>
  </w:num>
  <w:num w:numId="40" w16cid:durableId="965281255">
    <w:abstractNumId w:val="16"/>
  </w:num>
  <w:num w:numId="41" w16cid:durableId="2132240897">
    <w:abstractNumId w:val="8"/>
  </w:num>
  <w:num w:numId="42" w16cid:durableId="30695120">
    <w:abstractNumId w:val="51"/>
  </w:num>
  <w:num w:numId="43" w16cid:durableId="135294959">
    <w:abstractNumId w:val="14"/>
  </w:num>
  <w:num w:numId="44" w16cid:durableId="383603429">
    <w:abstractNumId w:val="49"/>
  </w:num>
  <w:num w:numId="45" w16cid:durableId="1752241307">
    <w:abstractNumId w:val="35"/>
  </w:num>
  <w:num w:numId="46" w16cid:durableId="859315406">
    <w:abstractNumId w:val="15"/>
  </w:num>
  <w:num w:numId="47" w16cid:durableId="1872916719">
    <w:abstractNumId w:val="30"/>
  </w:num>
  <w:num w:numId="48" w16cid:durableId="2001419430">
    <w:abstractNumId w:val="33"/>
  </w:num>
  <w:num w:numId="49" w16cid:durableId="121700566">
    <w:abstractNumId w:val="38"/>
  </w:num>
  <w:num w:numId="50" w16cid:durableId="1758943867">
    <w:abstractNumId w:val="32"/>
  </w:num>
  <w:num w:numId="51" w16cid:durableId="571623007">
    <w:abstractNumId w:val="43"/>
  </w:num>
  <w:num w:numId="52" w16cid:durableId="6602800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heus Zilli">
    <w15:presenceInfo w15:providerId="Windows Live" w15:userId="14b3ff94dcfaff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037"/>
    <w:rsid w:val="0008399C"/>
    <w:rsid w:val="000A1037"/>
    <w:rsid w:val="000D7937"/>
    <w:rsid w:val="00186AB4"/>
    <w:rsid w:val="00290CEE"/>
    <w:rsid w:val="00371DD4"/>
    <w:rsid w:val="003D47EC"/>
    <w:rsid w:val="00441C33"/>
    <w:rsid w:val="004B37CD"/>
    <w:rsid w:val="007926B6"/>
    <w:rsid w:val="00860ED7"/>
    <w:rsid w:val="00A333B3"/>
    <w:rsid w:val="00B46D0D"/>
    <w:rsid w:val="00C646DA"/>
    <w:rsid w:val="00CB0E20"/>
    <w:rsid w:val="00D86B82"/>
    <w:rsid w:val="00DD659D"/>
    <w:rsid w:val="00E80058"/>
  </w:rsids>
  <m:mathPr>
    <m:mathFont m:val="Cambria Math"/>
    <m:brkBin m:val="before"/>
    <m:brkBinSub m:val="--"/>
    <m:smallFrac m:val="0"/>
    <m:dispDef/>
    <m:lMargin m:val="0"/>
    <m:rMargin m:val="0"/>
    <m:defJc m:val="centerGroup"/>
    <m:wrapIndent m:val="1440"/>
    <m:intLim m:val="subSup"/>
    <m:naryLim m:val="undOvr"/>
  </m:mathPr>
  <w:themeFontLang w:val="pt-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A00F5"/>
  <w15:docId w15:val="{0C05B86E-ECC6-D143-9097-7C74F65F5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44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444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444C2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444C2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44C2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44C2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44C2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44C2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44C2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444C29"/>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444C2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444C2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444C2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444C2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44C2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44C2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44C2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44C2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44C29"/>
    <w:rPr>
      <w:rFonts w:eastAsiaTheme="majorEastAsia" w:cstheme="majorBidi"/>
      <w:color w:val="272727" w:themeColor="text1" w:themeTint="D8"/>
    </w:rPr>
  </w:style>
  <w:style w:type="character" w:customStyle="1" w:styleId="TtuloChar">
    <w:name w:val="Título Char"/>
    <w:basedOn w:val="Fontepargpadro"/>
    <w:link w:val="Ttulo"/>
    <w:uiPriority w:val="10"/>
    <w:rsid w:val="00444C2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444C2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44C29"/>
    <w:pPr>
      <w:spacing w:before="160"/>
      <w:jc w:val="center"/>
    </w:pPr>
    <w:rPr>
      <w:i/>
      <w:iCs/>
      <w:color w:val="404040" w:themeColor="text1" w:themeTint="BF"/>
    </w:rPr>
  </w:style>
  <w:style w:type="character" w:customStyle="1" w:styleId="CitaoChar">
    <w:name w:val="Citação Char"/>
    <w:basedOn w:val="Fontepargpadro"/>
    <w:link w:val="Citao"/>
    <w:uiPriority w:val="29"/>
    <w:rsid w:val="00444C29"/>
    <w:rPr>
      <w:i/>
      <w:iCs/>
      <w:color w:val="404040" w:themeColor="text1" w:themeTint="BF"/>
    </w:rPr>
  </w:style>
  <w:style w:type="paragraph" w:styleId="PargrafodaLista">
    <w:name w:val="List Paragraph"/>
    <w:basedOn w:val="Normal"/>
    <w:uiPriority w:val="34"/>
    <w:qFormat/>
    <w:rsid w:val="00444C29"/>
    <w:pPr>
      <w:ind w:left="720"/>
      <w:contextualSpacing/>
    </w:pPr>
  </w:style>
  <w:style w:type="character" w:styleId="nfaseIntensa">
    <w:name w:val="Intense Emphasis"/>
    <w:basedOn w:val="Fontepargpadro"/>
    <w:uiPriority w:val="21"/>
    <w:qFormat/>
    <w:rsid w:val="00444C29"/>
    <w:rPr>
      <w:i/>
      <w:iCs/>
      <w:color w:val="0F4761" w:themeColor="accent1" w:themeShade="BF"/>
    </w:rPr>
  </w:style>
  <w:style w:type="paragraph" w:styleId="CitaoIntensa">
    <w:name w:val="Intense Quote"/>
    <w:basedOn w:val="Normal"/>
    <w:next w:val="Normal"/>
    <w:link w:val="CitaoIntensaChar"/>
    <w:uiPriority w:val="30"/>
    <w:qFormat/>
    <w:rsid w:val="00444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44C29"/>
    <w:rPr>
      <w:i/>
      <w:iCs/>
      <w:color w:val="0F4761" w:themeColor="accent1" w:themeShade="BF"/>
    </w:rPr>
  </w:style>
  <w:style w:type="character" w:styleId="RefernciaIntensa">
    <w:name w:val="Intense Reference"/>
    <w:basedOn w:val="Fontepargpadro"/>
    <w:uiPriority w:val="32"/>
    <w:qFormat/>
    <w:rsid w:val="00444C29"/>
    <w:rPr>
      <w:b/>
      <w:bCs/>
      <w:smallCaps/>
      <w:color w:val="0F4761" w:themeColor="accent1" w:themeShade="BF"/>
      <w:spacing w:val="5"/>
    </w:rPr>
  </w:style>
  <w:style w:type="character" w:styleId="Hyperlink">
    <w:name w:val="Hyperlink"/>
    <w:basedOn w:val="Fontepargpadro"/>
    <w:uiPriority w:val="99"/>
    <w:unhideWhenUsed/>
    <w:rsid w:val="00444C29"/>
    <w:rPr>
      <w:color w:val="467886" w:themeColor="hyperlink"/>
      <w:u w:val="single"/>
    </w:rPr>
  </w:style>
  <w:style w:type="character" w:styleId="MenoPendente">
    <w:name w:val="Unresolved Mention"/>
    <w:basedOn w:val="Fontepargpadro"/>
    <w:uiPriority w:val="99"/>
    <w:semiHidden/>
    <w:unhideWhenUsed/>
    <w:rsid w:val="00444C29"/>
    <w:rPr>
      <w:color w:val="605E5C"/>
      <w:shd w:val="clear" w:color="auto" w:fill="E1DFDD"/>
    </w:rPr>
  </w:style>
  <w:style w:type="paragraph" w:customStyle="1" w:styleId="p1">
    <w:name w:val="p1"/>
    <w:basedOn w:val="Normal"/>
    <w:rsid w:val="00280324"/>
    <w:pPr>
      <w:spacing w:before="100" w:beforeAutospacing="1" w:after="100" w:afterAutospacing="1" w:line="240" w:lineRule="auto"/>
    </w:pPr>
    <w:rPr>
      <w:rFonts w:ascii="Times New Roman" w:eastAsia="Times New Roman" w:hAnsi="Times New Roman" w:cs="Times New Roman"/>
    </w:rPr>
  </w:style>
  <w:style w:type="paragraph" w:customStyle="1" w:styleId="p2">
    <w:name w:val="p2"/>
    <w:basedOn w:val="Normal"/>
    <w:rsid w:val="00280324"/>
    <w:pPr>
      <w:spacing w:before="100" w:beforeAutospacing="1" w:after="100" w:afterAutospacing="1" w:line="240" w:lineRule="auto"/>
    </w:pPr>
    <w:rPr>
      <w:rFonts w:ascii="Times New Roman" w:eastAsia="Times New Roman" w:hAnsi="Times New Roman" w:cs="Times New Roman"/>
    </w:rPr>
  </w:style>
  <w:style w:type="paragraph" w:customStyle="1" w:styleId="p3">
    <w:name w:val="p3"/>
    <w:basedOn w:val="Normal"/>
    <w:rsid w:val="00280324"/>
    <w:pPr>
      <w:spacing w:before="100" w:beforeAutospacing="1" w:after="100" w:afterAutospacing="1" w:line="240" w:lineRule="auto"/>
    </w:pPr>
    <w:rPr>
      <w:rFonts w:ascii="Times New Roman" w:eastAsia="Times New Roman" w:hAnsi="Times New Roman" w:cs="Times New Roman"/>
    </w:rPr>
  </w:style>
  <w:style w:type="paragraph" w:customStyle="1" w:styleId="p4">
    <w:name w:val="p4"/>
    <w:basedOn w:val="Normal"/>
    <w:rsid w:val="00280324"/>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Fontepargpadro"/>
    <w:rsid w:val="00280324"/>
  </w:style>
  <w:style w:type="character" w:customStyle="1" w:styleId="s1">
    <w:name w:val="s1"/>
    <w:basedOn w:val="Fontepargpadro"/>
    <w:rsid w:val="00280324"/>
  </w:style>
  <w:style w:type="paragraph" w:customStyle="1" w:styleId="p5">
    <w:name w:val="p5"/>
    <w:basedOn w:val="Normal"/>
    <w:rsid w:val="00280324"/>
    <w:pPr>
      <w:spacing w:before="100" w:beforeAutospacing="1" w:after="100" w:afterAutospacing="1" w:line="240" w:lineRule="auto"/>
    </w:pPr>
    <w:rPr>
      <w:rFonts w:ascii="Times New Roman" w:eastAsia="Times New Roman" w:hAnsi="Times New Roman" w:cs="Times New Roman"/>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
    <w:basedOn w:val="TableNormal0"/>
    <w:tblPr>
      <w:tblStyleRowBandSize w:val="1"/>
      <w:tblStyleColBandSize w:val="1"/>
      <w:tblCellMar>
        <w:left w:w="70" w:type="dxa"/>
        <w:right w:w="70" w:type="dxa"/>
      </w:tblCellMar>
    </w:tblPr>
  </w:style>
  <w:style w:type="paragraph" w:customStyle="1" w:styleId="whitespace-normal">
    <w:name w:val="whitespace-normal"/>
    <w:basedOn w:val="Normal"/>
    <w:rsid w:val="004B37CD"/>
    <w:pPr>
      <w:spacing w:before="100" w:beforeAutospacing="1" w:after="100" w:afterAutospacing="1" w:line="240" w:lineRule="auto"/>
    </w:pPr>
    <w:rPr>
      <w:rFonts w:ascii="Times New Roman" w:eastAsia="Times New Roman" w:hAnsi="Times New Roman" w:cs="Times New Roman"/>
      <w:lang w:val="pt-US"/>
    </w:rPr>
  </w:style>
  <w:style w:type="character" w:styleId="Forte">
    <w:name w:val="Strong"/>
    <w:basedOn w:val="Fontepargpadro"/>
    <w:uiPriority w:val="22"/>
    <w:qFormat/>
    <w:rsid w:val="004B37CD"/>
    <w:rPr>
      <w:b/>
      <w:bCs/>
    </w:rPr>
  </w:style>
  <w:style w:type="paragraph" w:styleId="Reviso">
    <w:name w:val="Revision"/>
    <w:hidden/>
    <w:uiPriority w:val="99"/>
    <w:semiHidden/>
    <w:rsid w:val="00A333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4329">
      <w:bodyDiv w:val="1"/>
      <w:marLeft w:val="0"/>
      <w:marRight w:val="0"/>
      <w:marTop w:val="0"/>
      <w:marBottom w:val="0"/>
      <w:divBdr>
        <w:top w:val="none" w:sz="0" w:space="0" w:color="auto"/>
        <w:left w:val="none" w:sz="0" w:space="0" w:color="auto"/>
        <w:bottom w:val="none" w:sz="0" w:space="0" w:color="auto"/>
        <w:right w:val="none" w:sz="0" w:space="0" w:color="auto"/>
      </w:divBdr>
    </w:div>
    <w:div w:id="68310207">
      <w:bodyDiv w:val="1"/>
      <w:marLeft w:val="0"/>
      <w:marRight w:val="0"/>
      <w:marTop w:val="0"/>
      <w:marBottom w:val="0"/>
      <w:divBdr>
        <w:top w:val="none" w:sz="0" w:space="0" w:color="auto"/>
        <w:left w:val="none" w:sz="0" w:space="0" w:color="auto"/>
        <w:bottom w:val="none" w:sz="0" w:space="0" w:color="auto"/>
        <w:right w:val="none" w:sz="0" w:space="0" w:color="auto"/>
      </w:divBdr>
    </w:div>
    <w:div w:id="195044167">
      <w:bodyDiv w:val="1"/>
      <w:marLeft w:val="0"/>
      <w:marRight w:val="0"/>
      <w:marTop w:val="0"/>
      <w:marBottom w:val="0"/>
      <w:divBdr>
        <w:top w:val="none" w:sz="0" w:space="0" w:color="auto"/>
        <w:left w:val="none" w:sz="0" w:space="0" w:color="auto"/>
        <w:bottom w:val="none" w:sz="0" w:space="0" w:color="auto"/>
        <w:right w:val="none" w:sz="0" w:space="0" w:color="auto"/>
      </w:divBdr>
    </w:div>
    <w:div w:id="313796711">
      <w:bodyDiv w:val="1"/>
      <w:marLeft w:val="0"/>
      <w:marRight w:val="0"/>
      <w:marTop w:val="0"/>
      <w:marBottom w:val="0"/>
      <w:divBdr>
        <w:top w:val="none" w:sz="0" w:space="0" w:color="auto"/>
        <w:left w:val="none" w:sz="0" w:space="0" w:color="auto"/>
        <w:bottom w:val="none" w:sz="0" w:space="0" w:color="auto"/>
        <w:right w:val="none" w:sz="0" w:space="0" w:color="auto"/>
      </w:divBdr>
    </w:div>
    <w:div w:id="820777607">
      <w:bodyDiv w:val="1"/>
      <w:marLeft w:val="0"/>
      <w:marRight w:val="0"/>
      <w:marTop w:val="0"/>
      <w:marBottom w:val="0"/>
      <w:divBdr>
        <w:top w:val="none" w:sz="0" w:space="0" w:color="auto"/>
        <w:left w:val="none" w:sz="0" w:space="0" w:color="auto"/>
        <w:bottom w:val="none" w:sz="0" w:space="0" w:color="auto"/>
        <w:right w:val="none" w:sz="0" w:space="0" w:color="auto"/>
      </w:divBdr>
    </w:div>
    <w:div w:id="971516597">
      <w:bodyDiv w:val="1"/>
      <w:marLeft w:val="0"/>
      <w:marRight w:val="0"/>
      <w:marTop w:val="0"/>
      <w:marBottom w:val="0"/>
      <w:divBdr>
        <w:top w:val="none" w:sz="0" w:space="0" w:color="auto"/>
        <w:left w:val="none" w:sz="0" w:space="0" w:color="auto"/>
        <w:bottom w:val="none" w:sz="0" w:space="0" w:color="auto"/>
        <w:right w:val="none" w:sz="0" w:space="0" w:color="auto"/>
      </w:divBdr>
    </w:div>
    <w:div w:id="1223567708">
      <w:bodyDiv w:val="1"/>
      <w:marLeft w:val="0"/>
      <w:marRight w:val="0"/>
      <w:marTop w:val="0"/>
      <w:marBottom w:val="0"/>
      <w:divBdr>
        <w:top w:val="none" w:sz="0" w:space="0" w:color="auto"/>
        <w:left w:val="none" w:sz="0" w:space="0" w:color="auto"/>
        <w:bottom w:val="none" w:sz="0" w:space="0" w:color="auto"/>
        <w:right w:val="none" w:sz="0" w:space="0" w:color="auto"/>
      </w:divBdr>
    </w:div>
    <w:div w:id="2027518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atheuszilli/agend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Paulo.zamboni@al.infnet.edu.br" TargetMode="Externa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theus.zilli@al.infnet.edu.br"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1nT+wCY2ImeBE8gZ5rGuV7uykw==">CgMxLjAyDmgua2doNXU4M24xdGp5Mg5oLjV2dGhmanE0dmVpcjIOaC50azk3d21uNzdzaTIyDmguaWhqaTExdTVuZXcyMg5oLmVuemw5bnM0NGllNTIOaC5vb2h3eWZha2I3dXM4AHIhMS1uUFZXRXNCNVhDamhhSjlOVldidGJfY2ZMeWtZam1v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5557</Words>
  <Characters>30010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Zilli</dc:creator>
  <cp:lastModifiedBy>Matheus Zilli</cp:lastModifiedBy>
  <cp:revision>4</cp:revision>
  <dcterms:created xsi:type="dcterms:W3CDTF">2025-05-25T20:11:00Z</dcterms:created>
  <dcterms:modified xsi:type="dcterms:W3CDTF">2025-05-25T20:18:00Z</dcterms:modified>
</cp:coreProperties>
</file>